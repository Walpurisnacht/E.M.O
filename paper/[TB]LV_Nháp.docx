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4ABD5" w14:textId="77777777"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14:paraId="1E30DC0E"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5376B81C" w14:textId="77777777"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14:paraId="0C81FEC4" w14:textId="77777777" w:rsidR="0045053A" w:rsidRPr="00A5343C" w:rsidRDefault="0045053A" w:rsidP="0045053A">
      <w:pPr>
        <w:jc w:val="center"/>
        <w:rPr>
          <w:rFonts w:cs="Times New Roman"/>
          <w:sz w:val="28"/>
        </w:rPr>
      </w:pPr>
    </w:p>
    <w:p w14:paraId="72174A97" w14:textId="77777777" w:rsidR="0045053A" w:rsidRPr="00A5343C" w:rsidRDefault="0045053A" w:rsidP="0045053A">
      <w:pPr>
        <w:jc w:val="center"/>
        <w:rPr>
          <w:rFonts w:cs="Times New Roman"/>
          <w:sz w:val="28"/>
        </w:rPr>
      </w:pPr>
    </w:p>
    <w:p w14:paraId="02957533" w14:textId="77777777" w:rsidR="0045053A" w:rsidRPr="00A5343C" w:rsidRDefault="0045053A" w:rsidP="0045053A">
      <w:pPr>
        <w:jc w:val="center"/>
        <w:rPr>
          <w:rFonts w:cs="Times New Roman"/>
          <w:b/>
          <w:sz w:val="28"/>
        </w:rPr>
      </w:pPr>
    </w:p>
    <w:p w14:paraId="3ABDE032" w14:textId="77777777" w:rsidR="0045053A" w:rsidRDefault="003B52C1" w:rsidP="0045053A">
      <w:pPr>
        <w:jc w:val="center"/>
        <w:rPr>
          <w:rFonts w:cs="Times New Roman"/>
          <w:b/>
          <w:sz w:val="28"/>
        </w:rPr>
      </w:pPr>
      <w:r>
        <w:rPr>
          <w:rFonts w:cs="Times New Roman"/>
          <w:b/>
          <w:sz w:val="28"/>
        </w:rPr>
        <w:t>TRỊNH HOÀNG MINH</w:t>
      </w:r>
    </w:p>
    <w:p w14:paraId="214EC0A0" w14:textId="77777777" w:rsidR="003B52C1" w:rsidRPr="00A5343C" w:rsidRDefault="003B52C1" w:rsidP="0045053A">
      <w:pPr>
        <w:jc w:val="center"/>
        <w:rPr>
          <w:rFonts w:cs="Times New Roman"/>
          <w:b/>
          <w:sz w:val="28"/>
        </w:rPr>
      </w:pPr>
      <w:r>
        <w:rPr>
          <w:rFonts w:cs="Times New Roman"/>
          <w:b/>
          <w:sz w:val="28"/>
        </w:rPr>
        <w:t>PHAN VĂN TÂN</w:t>
      </w:r>
    </w:p>
    <w:p w14:paraId="6540782A" w14:textId="77777777" w:rsidR="0045053A" w:rsidRPr="00A5343C" w:rsidRDefault="0045053A" w:rsidP="0045053A">
      <w:pPr>
        <w:jc w:val="center"/>
        <w:rPr>
          <w:rFonts w:cs="Times New Roman"/>
          <w:sz w:val="28"/>
        </w:rPr>
      </w:pPr>
    </w:p>
    <w:p w14:paraId="754ECC61" w14:textId="77777777" w:rsidR="0045053A" w:rsidRPr="00A5343C" w:rsidRDefault="0045053A" w:rsidP="0045053A">
      <w:pPr>
        <w:jc w:val="center"/>
        <w:rPr>
          <w:rFonts w:cs="Times New Roman"/>
          <w:b/>
          <w:sz w:val="28"/>
        </w:rPr>
      </w:pPr>
    </w:p>
    <w:p w14:paraId="6B039F5E" w14:textId="77777777" w:rsidR="0045053A" w:rsidRPr="00A5343C" w:rsidRDefault="0045053A" w:rsidP="0045053A">
      <w:pPr>
        <w:jc w:val="center"/>
        <w:rPr>
          <w:rFonts w:cs="Times New Roman"/>
          <w:b/>
          <w:sz w:val="28"/>
        </w:rPr>
      </w:pPr>
    </w:p>
    <w:p w14:paraId="0505DC5A" w14:textId="77777777" w:rsidR="0045053A" w:rsidRPr="00A5343C" w:rsidRDefault="0045053A" w:rsidP="0045053A">
      <w:pPr>
        <w:jc w:val="center"/>
        <w:rPr>
          <w:rFonts w:cs="Times New Roman"/>
          <w:b/>
          <w:sz w:val="28"/>
        </w:rPr>
      </w:pPr>
      <w:r w:rsidRPr="00A5343C">
        <w:rPr>
          <w:rFonts w:cs="Times New Roman"/>
          <w:b/>
          <w:sz w:val="32"/>
          <w:szCs w:val="32"/>
        </w:rPr>
        <w:t>KHÓA LUẬN TỐT NGHIỆP</w:t>
      </w:r>
    </w:p>
    <w:p w14:paraId="4CE31E45" w14:textId="77777777"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14:paraId="400D1209" w14:textId="77777777" w:rsidR="0045053A" w:rsidRPr="0045053A" w:rsidRDefault="0045053A" w:rsidP="0045053A">
      <w:pPr>
        <w:jc w:val="center"/>
        <w:rPr>
          <w:rFonts w:cstheme="majorHAnsi"/>
          <w:sz w:val="28"/>
        </w:rPr>
      </w:pPr>
    </w:p>
    <w:p w14:paraId="5079BC5C" w14:textId="77777777" w:rsidR="0045053A" w:rsidRPr="0045053A" w:rsidRDefault="0045053A" w:rsidP="0045053A">
      <w:pPr>
        <w:jc w:val="center"/>
        <w:rPr>
          <w:rFonts w:cstheme="majorHAnsi"/>
          <w:sz w:val="28"/>
        </w:rPr>
      </w:pPr>
    </w:p>
    <w:p w14:paraId="693BEE23" w14:textId="77777777"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14:paraId="3B2B90F4" w14:textId="77777777" w:rsidR="0045053A" w:rsidRPr="0045053A" w:rsidRDefault="0045053A" w:rsidP="0045053A">
      <w:pPr>
        <w:jc w:val="center"/>
        <w:rPr>
          <w:rFonts w:cstheme="majorHAnsi"/>
          <w:sz w:val="28"/>
        </w:rPr>
      </w:pPr>
    </w:p>
    <w:p w14:paraId="1164AB1F" w14:textId="77777777" w:rsidR="0045053A" w:rsidRPr="0045053A" w:rsidRDefault="0045053A" w:rsidP="0045053A">
      <w:pPr>
        <w:ind w:left="1440" w:firstLine="720"/>
        <w:jc w:val="center"/>
        <w:rPr>
          <w:rFonts w:cstheme="majorHAnsi"/>
          <w:sz w:val="28"/>
        </w:rPr>
      </w:pPr>
    </w:p>
    <w:p w14:paraId="5E058CDE" w14:textId="77777777" w:rsidR="0045053A" w:rsidRPr="0045053A" w:rsidRDefault="0045053A" w:rsidP="0045053A">
      <w:pPr>
        <w:ind w:left="1440" w:firstLine="720"/>
        <w:jc w:val="center"/>
        <w:rPr>
          <w:rFonts w:cstheme="majorHAnsi"/>
          <w:sz w:val="28"/>
        </w:rPr>
      </w:pPr>
    </w:p>
    <w:p w14:paraId="15F9FADD" w14:textId="77777777" w:rsidR="0045053A" w:rsidRPr="0045053A" w:rsidRDefault="0045053A" w:rsidP="0045053A">
      <w:pPr>
        <w:rPr>
          <w:rFonts w:cstheme="majorHAnsi"/>
          <w:sz w:val="28"/>
        </w:rPr>
      </w:pPr>
    </w:p>
    <w:p w14:paraId="3219BE70" w14:textId="77777777" w:rsidR="0045053A" w:rsidRPr="0045053A" w:rsidRDefault="0045053A" w:rsidP="0045053A">
      <w:pPr>
        <w:rPr>
          <w:rFonts w:cstheme="majorHAnsi"/>
          <w:sz w:val="28"/>
        </w:rPr>
      </w:pPr>
    </w:p>
    <w:p w14:paraId="20AB9379" w14:textId="77777777" w:rsidR="0045053A" w:rsidRPr="0045053A" w:rsidRDefault="0045053A" w:rsidP="0045053A">
      <w:pPr>
        <w:jc w:val="center"/>
        <w:rPr>
          <w:rFonts w:cstheme="majorHAnsi"/>
          <w:b/>
          <w:szCs w:val="26"/>
        </w:rPr>
      </w:pPr>
    </w:p>
    <w:p w14:paraId="7145590D" w14:textId="77777777"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14:paraId="0C764E99"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1B1F543"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131ACF3A"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068CAD47" w14:textId="77777777"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14:paraId="5DE04206" w14:textId="77777777" w:rsidR="00A1168A" w:rsidRPr="00A5343C" w:rsidRDefault="00A1168A" w:rsidP="00A1168A">
      <w:pPr>
        <w:jc w:val="center"/>
        <w:rPr>
          <w:rFonts w:cs="Times New Roman"/>
          <w:sz w:val="28"/>
        </w:rPr>
      </w:pPr>
    </w:p>
    <w:p w14:paraId="7F51DA16" w14:textId="77777777" w:rsidR="00A1168A" w:rsidRPr="00A5343C" w:rsidRDefault="00A1168A" w:rsidP="00A1168A">
      <w:pPr>
        <w:jc w:val="center"/>
        <w:rPr>
          <w:rFonts w:cs="Times New Roman"/>
          <w:sz w:val="28"/>
        </w:rPr>
      </w:pPr>
    </w:p>
    <w:p w14:paraId="02286C24" w14:textId="77777777" w:rsidR="00A1168A" w:rsidRPr="00A5343C" w:rsidRDefault="00A1168A" w:rsidP="00A1168A">
      <w:pPr>
        <w:jc w:val="center"/>
        <w:rPr>
          <w:rFonts w:cs="Times New Roman"/>
          <w:sz w:val="28"/>
        </w:rPr>
      </w:pPr>
    </w:p>
    <w:p w14:paraId="63C95527" w14:textId="77777777" w:rsidR="00A1168A" w:rsidRDefault="000B181F" w:rsidP="00B33DC2">
      <w:pPr>
        <w:jc w:val="center"/>
        <w:rPr>
          <w:rFonts w:cs="Times New Roman"/>
          <w:b/>
          <w:sz w:val="28"/>
          <w:szCs w:val="28"/>
        </w:rPr>
      </w:pPr>
      <w:r>
        <w:rPr>
          <w:rFonts w:cs="Times New Roman"/>
          <w:b/>
          <w:sz w:val="28"/>
          <w:szCs w:val="28"/>
        </w:rPr>
        <w:t>TRỊNH HOÀNG MINH - 12520638</w:t>
      </w:r>
    </w:p>
    <w:p w14:paraId="3DD49C3A" w14:textId="77777777" w:rsidR="000B181F" w:rsidRPr="00A5343C" w:rsidRDefault="000B181F" w:rsidP="00B33DC2">
      <w:pPr>
        <w:jc w:val="center"/>
        <w:rPr>
          <w:rFonts w:cs="Times New Roman"/>
          <w:b/>
          <w:sz w:val="28"/>
          <w:szCs w:val="28"/>
        </w:rPr>
      </w:pPr>
      <w:r>
        <w:rPr>
          <w:rFonts w:cs="Times New Roman"/>
          <w:b/>
          <w:sz w:val="28"/>
          <w:szCs w:val="28"/>
        </w:rPr>
        <w:t>PHAN VĂN TÂN - 12520971</w:t>
      </w:r>
    </w:p>
    <w:p w14:paraId="207A2C7F" w14:textId="77777777" w:rsidR="00A1168A" w:rsidRPr="00A5343C" w:rsidRDefault="00A1168A" w:rsidP="00A1168A">
      <w:pPr>
        <w:jc w:val="center"/>
        <w:rPr>
          <w:rFonts w:cs="Times New Roman"/>
          <w:sz w:val="28"/>
        </w:rPr>
      </w:pPr>
    </w:p>
    <w:p w14:paraId="0A09CC4C" w14:textId="77777777" w:rsidR="00A1168A" w:rsidRPr="00A5343C" w:rsidRDefault="00A1168A" w:rsidP="00A1168A">
      <w:pPr>
        <w:jc w:val="center"/>
        <w:rPr>
          <w:rFonts w:cs="Times New Roman"/>
          <w:sz w:val="28"/>
        </w:rPr>
      </w:pPr>
    </w:p>
    <w:p w14:paraId="34EF3004" w14:textId="77777777" w:rsidR="00A1168A" w:rsidRPr="00A5343C" w:rsidRDefault="00A1168A" w:rsidP="00A1168A">
      <w:pPr>
        <w:jc w:val="center"/>
        <w:rPr>
          <w:rFonts w:cs="Times New Roman"/>
          <w:sz w:val="28"/>
        </w:rPr>
      </w:pPr>
    </w:p>
    <w:p w14:paraId="5711C9F7" w14:textId="77777777" w:rsidR="00A1168A" w:rsidRPr="00A5343C" w:rsidRDefault="00A1168A" w:rsidP="00A1168A">
      <w:pPr>
        <w:jc w:val="center"/>
        <w:rPr>
          <w:rFonts w:cs="Times New Roman"/>
          <w:b/>
          <w:sz w:val="32"/>
        </w:rPr>
      </w:pPr>
      <w:r w:rsidRPr="00A5343C">
        <w:rPr>
          <w:rFonts w:cs="Times New Roman"/>
          <w:b/>
          <w:sz w:val="32"/>
        </w:rPr>
        <w:t>KHÓA LUẬN TỐT NGHIỆP</w:t>
      </w:r>
    </w:p>
    <w:p w14:paraId="607DF1A1" w14:textId="77777777"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14:paraId="5AAB92B7" w14:textId="77777777" w:rsidR="00A1168A" w:rsidRPr="00A5343C" w:rsidRDefault="00A1168A" w:rsidP="00A1168A">
      <w:pPr>
        <w:rPr>
          <w:rFonts w:cs="Times New Roman"/>
          <w:sz w:val="28"/>
        </w:rPr>
      </w:pPr>
    </w:p>
    <w:p w14:paraId="03285F89" w14:textId="77777777" w:rsidR="00A1168A" w:rsidRPr="00A5343C" w:rsidRDefault="00A1168A" w:rsidP="00A1168A">
      <w:pPr>
        <w:rPr>
          <w:rFonts w:cs="Times New Roman"/>
          <w:sz w:val="28"/>
        </w:rPr>
      </w:pPr>
    </w:p>
    <w:p w14:paraId="3EE5B135" w14:textId="77777777" w:rsidR="00A1168A" w:rsidRPr="00A5343C" w:rsidRDefault="00A1168A" w:rsidP="00A1168A">
      <w:pPr>
        <w:jc w:val="center"/>
        <w:rPr>
          <w:rFonts w:cs="Times New Roman"/>
          <w:b/>
          <w:sz w:val="28"/>
        </w:rPr>
      </w:pPr>
      <w:r w:rsidRPr="00A5343C">
        <w:rPr>
          <w:rFonts w:cs="Times New Roman"/>
          <w:b/>
          <w:sz w:val="28"/>
        </w:rPr>
        <w:t>KỸ SƯ/ CỬ NHÂNNGÀNH &lt;TÊN NGÀNH&gt;</w:t>
      </w:r>
    </w:p>
    <w:p w14:paraId="0CCC1F11" w14:textId="77777777" w:rsidR="00A1168A" w:rsidRPr="00A5343C" w:rsidRDefault="00A1168A" w:rsidP="00A1168A">
      <w:pPr>
        <w:rPr>
          <w:rFonts w:cs="Times New Roman"/>
          <w:sz w:val="28"/>
        </w:rPr>
      </w:pPr>
    </w:p>
    <w:p w14:paraId="0DD08D5F" w14:textId="77777777" w:rsidR="00A1168A" w:rsidRPr="00A5343C" w:rsidRDefault="00A1168A" w:rsidP="00A1168A">
      <w:pPr>
        <w:rPr>
          <w:rFonts w:cs="Times New Roman"/>
          <w:sz w:val="28"/>
        </w:rPr>
      </w:pPr>
    </w:p>
    <w:p w14:paraId="14CC1FD9" w14:textId="77777777"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14:paraId="75EE935B" w14:textId="77777777" w:rsidR="00A1168A" w:rsidRPr="000B181F" w:rsidRDefault="000B181F" w:rsidP="000B181F">
      <w:pPr>
        <w:tabs>
          <w:tab w:val="left" w:pos="5265"/>
        </w:tabs>
        <w:jc w:val="center"/>
        <w:rPr>
          <w:rFonts w:cs="Times New Roman"/>
          <w:b/>
          <w:sz w:val="28"/>
        </w:rPr>
      </w:pPr>
      <w:r>
        <w:rPr>
          <w:rFonts w:cs="Times New Roman"/>
          <w:b/>
          <w:sz w:val="28"/>
        </w:rPr>
        <w:t>TS. NGUYỄN THANH BÌNH</w:t>
      </w:r>
    </w:p>
    <w:p w14:paraId="5C980DDB" w14:textId="77777777" w:rsidR="00A1168A" w:rsidRPr="00A5343C" w:rsidRDefault="00A1168A" w:rsidP="00A1168A">
      <w:pPr>
        <w:rPr>
          <w:rFonts w:cs="Times New Roman"/>
          <w:sz w:val="28"/>
        </w:rPr>
      </w:pPr>
    </w:p>
    <w:p w14:paraId="505877E1" w14:textId="77777777" w:rsidR="002833B6" w:rsidRPr="00A5343C" w:rsidRDefault="002833B6" w:rsidP="00A1168A">
      <w:pPr>
        <w:jc w:val="center"/>
        <w:rPr>
          <w:rFonts w:cs="Times New Roman"/>
          <w:b/>
          <w:szCs w:val="26"/>
        </w:rPr>
      </w:pPr>
    </w:p>
    <w:p w14:paraId="6CFBCD19" w14:textId="77777777"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14:paraId="12F83A89" w14:textId="77777777"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57EA5663" w14:textId="77777777" w:rsidR="002219BF" w:rsidRPr="00A5343C" w:rsidRDefault="002219BF" w:rsidP="002219BF">
      <w:pPr>
        <w:rPr>
          <w:rFonts w:cs="Times New Roman"/>
        </w:rPr>
      </w:pPr>
    </w:p>
    <w:p w14:paraId="5400EBC8" w14:textId="77777777"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42622D00"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14:paraId="4B652E91"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14:paraId="03B85B27"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528D9EEA"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1E16563E" w14:textId="77777777"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14:paraId="59F75D31" w14:textId="77777777" w:rsidR="00A1168A" w:rsidRDefault="005E69DE" w:rsidP="005E69DE">
      <w:pPr>
        <w:ind w:left="720"/>
        <w:jc w:val="center"/>
        <w:rPr>
          <w:rFonts w:cstheme="majorHAnsi"/>
          <w:b/>
          <w:szCs w:val="26"/>
        </w:rPr>
      </w:pPr>
      <w:r>
        <w:rPr>
          <w:rFonts w:cstheme="majorHAnsi"/>
          <w:b/>
          <w:szCs w:val="26"/>
        </w:rPr>
        <w:lastRenderedPageBreak/>
        <w:t>LỜI CẢM ƠN</w:t>
      </w:r>
    </w:p>
    <w:p w14:paraId="01BF0462" w14:textId="77777777" w:rsidR="005E69DE" w:rsidRDefault="005E69DE" w:rsidP="005E69DE">
      <w:pPr>
        <w:ind w:left="720"/>
        <w:jc w:val="center"/>
        <w:rPr>
          <w:rFonts w:cstheme="majorHAnsi"/>
          <w:b/>
          <w:szCs w:val="26"/>
        </w:rPr>
      </w:pPr>
    </w:p>
    <w:p w14:paraId="1817E671" w14:textId="77777777"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14:paraId="67F0316D" w14:textId="77777777"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14:paraId="04A5122B" w14:textId="77777777"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14:paraId="4BB6C0DB" w14:textId="77777777" w:rsidR="005E69DE" w:rsidRDefault="005E69DE" w:rsidP="005E69DE">
      <w:pPr>
        <w:ind w:firstLine="0"/>
        <w:jc w:val="left"/>
        <w:rPr>
          <w:rFonts w:cstheme="majorHAnsi"/>
          <w:szCs w:val="26"/>
        </w:rPr>
      </w:pPr>
    </w:p>
    <w:p w14:paraId="3D11651B" w14:textId="77777777" w:rsidR="005E69DE" w:rsidRDefault="005E69DE" w:rsidP="005E69DE">
      <w:pPr>
        <w:ind w:firstLine="0"/>
        <w:jc w:val="left"/>
        <w:rPr>
          <w:rFonts w:cstheme="majorHAnsi"/>
          <w:szCs w:val="26"/>
        </w:rPr>
      </w:pPr>
    </w:p>
    <w:p w14:paraId="5F608497" w14:textId="77777777" w:rsidR="005E69DE" w:rsidRDefault="005E69DE" w:rsidP="005E69DE">
      <w:pPr>
        <w:ind w:firstLine="0"/>
        <w:jc w:val="left"/>
        <w:rPr>
          <w:rFonts w:cstheme="majorHAnsi"/>
          <w:szCs w:val="26"/>
        </w:rPr>
      </w:pPr>
    </w:p>
    <w:p w14:paraId="14CB6F26" w14:textId="77777777"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14:paraId="5B73B38F" w14:textId="77777777" w:rsidR="005E69DE" w:rsidRDefault="005E69DE" w:rsidP="005E69DE">
      <w:pPr>
        <w:tabs>
          <w:tab w:val="center" w:pos="7371"/>
        </w:tabs>
        <w:ind w:firstLine="0"/>
        <w:jc w:val="left"/>
        <w:rPr>
          <w:rFonts w:cstheme="majorHAnsi"/>
          <w:szCs w:val="26"/>
        </w:rPr>
      </w:pPr>
      <w:r>
        <w:rPr>
          <w:rFonts w:cstheme="majorHAnsi"/>
          <w:szCs w:val="26"/>
        </w:rPr>
        <w:tab/>
        <w:t>Sinh viên thực hiện</w:t>
      </w:r>
    </w:p>
    <w:p w14:paraId="00BC5BFB" w14:textId="77777777" w:rsidR="005E69DE" w:rsidRDefault="005E69DE" w:rsidP="005E69DE">
      <w:pPr>
        <w:tabs>
          <w:tab w:val="center" w:pos="7371"/>
        </w:tabs>
        <w:ind w:firstLine="0"/>
        <w:jc w:val="left"/>
        <w:rPr>
          <w:rFonts w:cstheme="majorHAnsi"/>
          <w:szCs w:val="26"/>
        </w:rPr>
      </w:pPr>
    </w:p>
    <w:p w14:paraId="5521564B" w14:textId="77777777" w:rsidR="005E69DE" w:rsidRDefault="005E69DE" w:rsidP="005E69DE">
      <w:pPr>
        <w:tabs>
          <w:tab w:val="center" w:pos="7371"/>
        </w:tabs>
        <w:ind w:firstLine="0"/>
        <w:jc w:val="left"/>
        <w:rPr>
          <w:rFonts w:cstheme="majorHAnsi"/>
          <w:szCs w:val="26"/>
        </w:rPr>
      </w:pPr>
      <w:r>
        <w:rPr>
          <w:rFonts w:cstheme="majorHAnsi"/>
          <w:szCs w:val="26"/>
        </w:rPr>
        <w:tab/>
        <w:t>Trịnh Hoàng Minh</w:t>
      </w:r>
    </w:p>
    <w:p w14:paraId="7AF8583B" w14:textId="77777777"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14:paraId="245DC4B3" w14:textId="77777777"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14:paraId="3C4FC4D8" w14:textId="77777777" w:rsidR="00E41016" w:rsidRDefault="009D427A">
      <w:pPr>
        <w:pStyle w:val="TOC1"/>
        <w:rPr>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455063065"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1.</w:t>
        </w:r>
        <w:r w:rsidR="00E41016">
          <w:rPr>
            <w:rFonts w:asciiTheme="minorHAnsi" w:eastAsiaTheme="minorEastAsia" w:hAnsiTheme="minorHAnsi"/>
            <w:noProof/>
            <w:sz w:val="22"/>
            <w:lang w:val="en-US" w:eastAsia="ja-JP"/>
          </w:rPr>
          <w:tab/>
        </w:r>
        <w:r w:rsidR="00E41016" w:rsidRPr="003D027B">
          <w:rPr>
            <w:rStyle w:val="Hyperlink"/>
            <w:noProof/>
          </w:rPr>
          <w:t>TỔNG QUAN</w:t>
        </w:r>
        <w:r w:rsidR="00E41016">
          <w:rPr>
            <w:noProof/>
            <w:webHidden/>
          </w:rPr>
          <w:tab/>
        </w:r>
        <w:r w:rsidR="00E41016">
          <w:rPr>
            <w:noProof/>
            <w:webHidden/>
          </w:rPr>
          <w:fldChar w:fldCharType="begin"/>
        </w:r>
        <w:r w:rsidR="00E41016">
          <w:rPr>
            <w:noProof/>
            <w:webHidden/>
          </w:rPr>
          <w:instrText xml:space="preserve"> PAGEREF _Toc455063065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5B3F66B0"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66" w:history="1">
        <w:r w:rsidR="00E41016" w:rsidRPr="003D027B">
          <w:rPr>
            <w:rStyle w:val="Hyperlink"/>
            <w:rFonts w:eastAsia="Times New Roman" w:cs="Times New Roman"/>
            <w:noProof/>
            <w:lang w:val="en-US"/>
          </w:rPr>
          <w:t>1.1.</w:t>
        </w:r>
        <w:r w:rsidR="00E41016">
          <w:rPr>
            <w:rFonts w:asciiTheme="minorHAnsi" w:eastAsiaTheme="minorEastAsia" w:hAnsiTheme="minorHAnsi"/>
            <w:noProof/>
            <w:sz w:val="22"/>
            <w:lang w:val="en-US" w:eastAsia="ja-JP"/>
          </w:rPr>
          <w:tab/>
        </w:r>
        <w:r w:rsidR="00E41016" w:rsidRPr="003D027B">
          <w:rPr>
            <w:rStyle w:val="Hyperlink"/>
            <w:rFonts w:eastAsia="Times New Roman" w:cs="Times New Roman"/>
            <w:noProof/>
            <w:lang w:val="en-US"/>
          </w:rPr>
          <w:t>Đặt vấn đề</w:t>
        </w:r>
        <w:r w:rsidR="00E41016">
          <w:rPr>
            <w:noProof/>
            <w:webHidden/>
          </w:rPr>
          <w:tab/>
        </w:r>
        <w:r w:rsidR="00E41016">
          <w:rPr>
            <w:noProof/>
            <w:webHidden/>
          </w:rPr>
          <w:fldChar w:fldCharType="begin"/>
        </w:r>
        <w:r w:rsidR="00E41016">
          <w:rPr>
            <w:noProof/>
            <w:webHidden/>
          </w:rPr>
          <w:instrText xml:space="preserve"> PAGEREF _Toc455063066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2A534E12"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67" w:history="1">
        <w:r w:rsidR="00E41016" w:rsidRPr="003D027B">
          <w:rPr>
            <w:rStyle w:val="Hyperlink"/>
            <w:noProof/>
            <w:lang w:val="en-US"/>
          </w:rPr>
          <w:t>1.2.</w:t>
        </w:r>
        <w:r w:rsidR="00E41016">
          <w:rPr>
            <w:rFonts w:asciiTheme="minorHAnsi" w:eastAsiaTheme="minorEastAsia" w:hAnsiTheme="minorHAnsi"/>
            <w:noProof/>
            <w:sz w:val="22"/>
            <w:lang w:val="en-US" w:eastAsia="ja-JP"/>
          </w:rPr>
          <w:tab/>
        </w:r>
        <w:r w:rsidR="00E41016" w:rsidRPr="003D027B">
          <w:rPr>
            <w:rStyle w:val="Hyperlink"/>
            <w:noProof/>
            <w:lang w:val="en-US"/>
          </w:rPr>
          <w:t>Các nghiên cứu liên quan</w:t>
        </w:r>
        <w:r w:rsidR="00E41016">
          <w:rPr>
            <w:noProof/>
            <w:webHidden/>
          </w:rPr>
          <w:tab/>
        </w:r>
        <w:r w:rsidR="00E41016">
          <w:rPr>
            <w:noProof/>
            <w:webHidden/>
          </w:rPr>
          <w:fldChar w:fldCharType="begin"/>
        </w:r>
        <w:r w:rsidR="00E41016">
          <w:rPr>
            <w:noProof/>
            <w:webHidden/>
          </w:rPr>
          <w:instrText xml:space="preserve"> PAGEREF _Toc455063067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58E6E41A"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68" w:history="1">
        <w:r w:rsidR="00E41016" w:rsidRPr="003D027B">
          <w:rPr>
            <w:rStyle w:val="Hyperlink"/>
            <w:noProof/>
            <w:lang w:val="en-US"/>
          </w:rPr>
          <w:t>1.3.</w:t>
        </w:r>
        <w:r w:rsidR="00E41016">
          <w:rPr>
            <w:rFonts w:asciiTheme="minorHAnsi" w:eastAsiaTheme="minorEastAsia" w:hAnsiTheme="minorHAnsi"/>
            <w:noProof/>
            <w:sz w:val="22"/>
            <w:lang w:val="en-US" w:eastAsia="ja-JP"/>
          </w:rPr>
          <w:tab/>
        </w:r>
        <w:r w:rsidR="00E41016" w:rsidRPr="003D027B">
          <w:rPr>
            <w:rStyle w:val="Hyperlink"/>
            <w:noProof/>
            <w:lang w:val="en-US"/>
          </w:rPr>
          <w:t>Mục tiêu đề tài, phạm vi bài toán</w:t>
        </w:r>
        <w:r w:rsidR="00E41016">
          <w:rPr>
            <w:noProof/>
            <w:webHidden/>
          </w:rPr>
          <w:tab/>
        </w:r>
        <w:r w:rsidR="00E41016">
          <w:rPr>
            <w:noProof/>
            <w:webHidden/>
          </w:rPr>
          <w:fldChar w:fldCharType="begin"/>
        </w:r>
        <w:r w:rsidR="00E41016">
          <w:rPr>
            <w:noProof/>
            <w:webHidden/>
          </w:rPr>
          <w:instrText xml:space="preserve"> PAGEREF _Toc455063068 \h </w:instrText>
        </w:r>
        <w:r w:rsidR="00E41016">
          <w:rPr>
            <w:noProof/>
            <w:webHidden/>
          </w:rPr>
        </w:r>
        <w:r w:rsidR="00E41016">
          <w:rPr>
            <w:noProof/>
            <w:webHidden/>
          </w:rPr>
          <w:fldChar w:fldCharType="separate"/>
        </w:r>
        <w:r w:rsidR="00E41016">
          <w:rPr>
            <w:noProof/>
            <w:webHidden/>
          </w:rPr>
          <w:t>3</w:t>
        </w:r>
        <w:r w:rsidR="00E41016">
          <w:rPr>
            <w:noProof/>
            <w:webHidden/>
          </w:rPr>
          <w:fldChar w:fldCharType="end"/>
        </w:r>
      </w:hyperlink>
    </w:p>
    <w:p w14:paraId="2CC991F0"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69" w:history="1">
        <w:r w:rsidR="00E41016" w:rsidRPr="003D027B">
          <w:rPr>
            <w:rStyle w:val="Hyperlink"/>
            <w:noProof/>
            <w:lang w:val="en-US"/>
          </w:rPr>
          <w:t>1.4.</w:t>
        </w:r>
        <w:r w:rsidR="00E41016">
          <w:rPr>
            <w:rFonts w:asciiTheme="minorHAnsi" w:eastAsiaTheme="minorEastAsia" w:hAnsiTheme="minorHAnsi"/>
            <w:noProof/>
            <w:sz w:val="22"/>
            <w:lang w:val="en-US" w:eastAsia="ja-JP"/>
          </w:rPr>
          <w:tab/>
        </w:r>
        <w:r w:rsidR="00E41016" w:rsidRPr="003D027B">
          <w:rPr>
            <w:rStyle w:val="Hyperlink"/>
            <w:noProof/>
            <w:lang w:val="en-US"/>
          </w:rPr>
          <w:t>Bố cục luận văn</w:t>
        </w:r>
        <w:r w:rsidR="00E41016">
          <w:rPr>
            <w:noProof/>
            <w:webHidden/>
          </w:rPr>
          <w:tab/>
        </w:r>
        <w:r w:rsidR="00E41016">
          <w:rPr>
            <w:noProof/>
            <w:webHidden/>
          </w:rPr>
          <w:fldChar w:fldCharType="begin"/>
        </w:r>
        <w:r w:rsidR="00E41016">
          <w:rPr>
            <w:noProof/>
            <w:webHidden/>
          </w:rPr>
          <w:instrText xml:space="preserve"> PAGEREF _Toc455063069 \h </w:instrText>
        </w:r>
        <w:r w:rsidR="00E41016">
          <w:rPr>
            <w:noProof/>
            <w:webHidden/>
          </w:rPr>
        </w:r>
        <w:r w:rsidR="00E41016">
          <w:rPr>
            <w:noProof/>
            <w:webHidden/>
          </w:rPr>
          <w:fldChar w:fldCharType="separate"/>
        </w:r>
        <w:r w:rsidR="00E41016">
          <w:rPr>
            <w:noProof/>
            <w:webHidden/>
          </w:rPr>
          <w:t>3</w:t>
        </w:r>
        <w:r w:rsidR="00E41016">
          <w:rPr>
            <w:noProof/>
            <w:webHidden/>
          </w:rPr>
          <w:fldChar w:fldCharType="end"/>
        </w:r>
      </w:hyperlink>
    </w:p>
    <w:p w14:paraId="4BF06B85" w14:textId="77777777" w:rsidR="00E41016" w:rsidRDefault="007B6EC4">
      <w:pPr>
        <w:pStyle w:val="TOC1"/>
        <w:rPr>
          <w:rFonts w:asciiTheme="minorHAnsi" w:eastAsiaTheme="minorEastAsia" w:hAnsiTheme="minorHAnsi"/>
          <w:noProof/>
          <w:sz w:val="22"/>
          <w:lang w:val="en-US" w:eastAsia="ja-JP"/>
        </w:rPr>
      </w:pPr>
      <w:hyperlink w:anchor="_Toc455063070"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2.</w:t>
        </w:r>
        <w:r w:rsidR="00E41016">
          <w:rPr>
            <w:rFonts w:asciiTheme="minorHAnsi" w:eastAsiaTheme="minorEastAsia" w:hAnsiTheme="minorHAnsi"/>
            <w:noProof/>
            <w:sz w:val="22"/>
            <w:lang w:val="en-US" w:eastAsia="ja-JP"/>
          </w:rPr>
          <w:tab/>
        </w:r>
        <w:r w:rsidR="00E41016" w:rsidRPr="003D027B">
          <w:rPr>
            <w:rStyle w:val="Hyperlink"/>
            <w:noProof/>
          </w:rPr>
          <w:t>THU THẬP DỮ LIỆU</w:t>
        </w:r>
        <w:r w:rsidR="00E41016">
          <w:rPr>
            <w:noProof/>
            <w:webHidden/>
          </w:rPr>
          <w:tab/>
        </w:r>
        <w:r w:rsidR="00E41016">
          <w:rPr>
            <w:noProof/>
            <w:webHidden/>
          </w:rPr>
          <w:fldChar w:fldCharType="begin"/>
        </w:r>
        <w:r w:rsidR="00E41016">
          <w:rPr>
            <w:noProof/>
            <w:webHidden/>
          </w:rPr>
          <w:instrText xml:space="preserve"> PAGEREF _Toc455063070 \h </w:instrText>
        </w:r>
        <w:r w:rsidR="00E41016">
          <w:rPr>
            <w:noProof/>
            <w:webHidden/>
          </w:rPr>
        </w:r>
        <w:r w:rsidR="00E41016">
          <w:rPr>
            <w:noProof/>
            <w:webHidden/>
          </w:rPr>
          <w:fldChar w:fldCharType="separate"/>
        </w:r>
        <w:r w:rsidR="00E41016">
          <w:rPr>
            <w:noProof/>
            <w:webHidden/>
          </w:rPr>
          <w:t>1</w:t>
        </w:r>
        <w:r w:rsidR="00E41016">
          <w:rPr>
            <w:noProof/>
            <w:webHidden/>
          </w:rPr>
          <w:fldChar w:fldCharType="end"/>
        </w:r>
      </w:hyperlink>
    </w:p>
    <w:p w14:paraId="6159A428" w14:textId="77777777" w:rsidR="00E41016" w:rsidRDefault="007B6EC4">
      <w:pPr>
        <w:pStyle w:val="TOC1"/>
        <w:rPr>
          <w:rFonts w:asciiTheme="minorHAnsi" w:eastAsiaTheme="minorEastAsia" w:hAnsiTheme="minorHAnsi"/>
          <w:noProof/>
          <w:sz w:val="22"/>
          <w:lang w:val="en-US" w:eastAsia="ja-JP"/>
        </w:rPr>
      </w:pPr>
      <w:hyperlink w:anchor="_Toc455063071"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3.</w:t>
        </w:r>
        <w:r w:rsidR="00E41016">
          <w:rPr>
            <w:rFonts w:asciiTheme="minorHAnsi" w:eastAsiaTheme="minorEastAsia" w:hAnsiTheme="minorHAnsi"/>
            <w:noProof/>
            <w:sz w:val="22"/>
            <w:lang w:val="en-US" w:eastAsia="ja-JP"/>
          </w:rPr>
          <w:tab/>
        </w:r>
        <w:r w:rsidR="00E41016" w:rsidRPr="003D027B">
          <w:rPr>
            <w:rStyle w:val="Hyperlink"/>
            <w:noProof/>
          </w:rPr>
          <w:t>C</w:t>
        </w:r>
        <w:r w:rsidR="00E41016" w:rsidRPr="003D027B">
          <w:rPr>
            <w:rStyle w:val="Hyperlink"/>
            <w:rFonts w:hint="cs"/>
            <w:noProof/>
          </w:rPr>
          <w:t>Ơ</w:t>
        </w:r>
        <w:r w:rsidR="00E41016" w:rsidRPr="003D027B">
          <w:rPr>
            <w:rStyle w:val="Hyperlink"/>
            <w:noProof/>
          </w:rPr>
          <w:t xml:space="preserve"> SỞ LÝ THUYẾT</w:t>
        </w:r>
        <w:r w:rsidR="00E41016">
          <w:rPr>
            <w:noProof/>
            <w:webHidden/>
          </w:rPr>
          <w:tab/>
        </w:r>
        <w:r w:rsidR="00E41016">
          <w:rPr>
            <w:noProof/>
            <w:webHidden/>
          </w:rPr>
          <w:fldChar w:fldCharType="begin"/>
        </w:r>
        <w:r w:rsidR="00E41016">
          <w:rPr>
            <w:noProof/>
            <w:webHidden/>
          </w:rPr>
          <w:instrText xml:space="preserve"> PAGEREF _Toc455063071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46FB8060"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72" w:history="1">
        <w:r w:rsidR="00E41016" w:rsidRPr="003D027B">
          <w:rPr>
            <w:rStyle w:val="Hyperlink"/>
            <w:rFonts w:eastAsia="Times New Roman" w:cs="Times New Roman"/>
            <w:noProof/>
            <w:lang w:val="en-US"/>
          </w:rPr>
          <w:t>3.1.</w:t>
        </w:r>
        <w:r w:rsidR="00E41016">
          <w:rPr>
            <w:rFonts w:asciiTheme="minorHAnsi" w:eastAsiaTheme="minorEastAsia" w:hAnsiTheme="minorHAnsi"/>
            <w:noProof/>
            <w:sz w:val="22"/>
            <w:lang w:val="en-US" w:eastAsia="ja-JP"/>
          </w:rPr>
          <w:tab/>
        </w:r>
        <w:r w:rsidR="00E41016" w:rsidRPr="003D027B">
          <w:rPr>
            <w:rStyle w:val="Hyperlink"/>
            <w:rFonts w:eastAsia="Times New Roman" w:cs="Times New Roman"/>
            <w:noProof/>
            <w:lang w:val="en-US"/>
          </w:rPr>
          <w:t>Thuật toán SVM (Support Vector Machines)</w:t>
        </w:r>
        <w:r w:rsidR="00E41016">
          <w:rPr>
            <w:noProof/>
            <w:webHidden/>
          </w:rPr>
          <w:tab/>
        </w:r>
        <w:r w:rsidR="00E41016">
          <w:rPr>
            <w:noProof/>
            <w:webHidden/>
          </w:rPr>
          <w:fldChar w:fldCharType="begin"/>
        </w:r>
        <w:r w:rsidR="00E41016">
          <w:rPr>
            <w:noProof/>
            <w:webHidden/>
          </w:rPr>
          <w:instrText xml:space="preserve"> PAGEREF _Toc455063072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3978C7A7"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73" w:history="1">
        <w:r w:rsidR="00E41016" w:rsidRPr="003D027B">
          <w:rPr>
            <w:rStyle w:val="Hyperlink"/>
            <w:noProof/>
            <w:lang w:val="en-US"/>
          </w:rPr>
          <w:t>3.1.1.</w:t>
        </w:r>
        <w:r w:rsidR="00E41016">
          <w:rPr>
            <w:rFonts w:asciiTheme="minorHAnsi" w:eastAsiaTheme="minorEastAsia" w:hAnsiTheme="minorHAnsi"/>
            <w:noProof/>
            <w:sz w:val="22"/>
            <w:lang w:val="en-US" w:eastAsia="ja-JP"/>
          </w:rPr>
          <w:tab/>
        </w:r>
        <w:r w:rsidR="00E41016" w:rsidRPr="003D027B">
          <w:rPr>
            <w:rStyle w:val="Hyperlink"/>
            <w:noProof/>
            <w:lang w:val="en-US"/>
          </w:rPr>
          <w:t>Tổng quan</w:t>
        </w:r>
        <w:r w:rsidR="00E41016">
          <w:rPr>
            <w:noProof/>
            <w:webHidden/>
          </w:rPr>
          <w:tab/>
        </w:r>
        <w:r w:rsidR="00E41016">
          <w:rPr>
            <w:noProof/>
            <w:webHidden/>
          </w:rPr>
          <w:fldChar w:fldCharType="begin"/>
        </w:r>
        <w:r w:rsidR="00E41016">
          <w:rPr>
            <w:noProof/>
            <w:webHidden/>
          </w:rPr>
          <w:instrText xml:space="preserve"> PAGEREF _Toc455063073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69903745"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74" w:history="1">
        <w:r w:rsidR="00E41016" w:rsidRPr="003D027B">
          <w:rPr>
            <w:rStyle w:val="Hyperlink"/>
            <w:noProof/>
            <w:lang w:val="en-US"/>
          </w:rPr>
          <w:t>3.1.2.</w:t>
        </w:r>
        <w:r w:rsidR="00E41016">
          <w:rPr>
            <w:rFonts w:asciiTheme="minorHAnsi" w:eastAsiaTheme="minorEastAsia" w:hAnsiTheme="minorHAnsi"/>
            <w:noProof/>
            <w:sz w:val="22"/>
            <w:lang w:val="en-US" w:eastAsia="ja-JP"/>
          </w:rPr>
          <w:tab/>
        </w:r>
        <w:r w:rsidR="00E41016" w:rsidRPr="003D027B">
          <w:rPr>
            <w:rStyle w:val="Hyperlink"/>
            <w:noProof/>
            <w:lang w:val="en-US"/>
          </w:rPr>
          <w:t>SVM tuyến tính (Linear SVM)</w:t>
        </w:r>
        <w:r w:rsidR="00E41016">
          <w:rPr>
            <w:noProof/>
            <w:webHidden/>
          </w:rPr>
          <w:tab/>
        </w:r>
        <w:r w:rsidR="00E41016">
          <w:rPr>
            <w:noProof/>
            <w:webHidden/>
          </w:rPr>
          <w:fldChar w:fldCharType="begin"/>
        </w:r>
        <w:r w:rsidR="00E41016">
          <w:rPr>
            <w:noProof/>
            <w:webHidden/>
          </w:rPr>
          <w:instrText xml:space="preserve"> PAGEREF _Toc455063074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5CA53798"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75" w:history="1">
        <w:r w:rsidR="00E41016" w:rsidRPr="003D027B">
          <w:rPr>
            <w:rStyle w:val="Hyperlink"/>
            <w:noProof/>
            <w:lang w:val="en-US"/>
          </w:rPr>
          <w:t>3.1.2.1.</w:t>
        </w:r>
        <w:r w:rsidR="00E41016">
          <w:rPr>
            <w:rFonts w:asciiTheme="minorHAnsi" w:eastAsiaTheme="minorEastAsia" w:hAnsiTheme="minorHAnsi"/>
            <w:noProof/>
            <w:sz w:val="22"/>
            <w:lang w:val="en-US" w:eastAsia="ja-JP"/>
          </w:rPr>
          <w:tab/>
        </w:r>
        <w:r w:rsidR="00E41016" w:rsidRPr="003D027B">
          <w:rPr>
            <w:rStyle w:val="Hyperlink"/>
            <w:noProof/>
            <w:lang w:val="en-US"/>
          </w:rPr>
          <w:t>Hard-margin</w:t>
        </w:r>
        <w:r w:rsidR="00E41016">
          <w:rPr>
            <w:noProof/>
            <w:webHidden/>
          </w:rPr>
          <w:tab/>
        </w:r>
        <w:r w:rsidR="00E41016">
          <w:rPr>
            <w:noProof/>
            <w:webHidden/>
          </w:rPr>
          <w:fldChar w:fldCharType="begin"/>
        </w:r>
        <w:r w:rsidR="00E41016">
          <w:rPr>
            <w:noProof/>
            <w:webHidden/>
          </w:rPr>
          <w:instrText xml:space="preserve"> PAGEREF _Toc455063075 \h </w:instrText>
        </w:r>
        <w:r w:rsidR="00E41016">
          <w:rPr>
            <w:noProof/>
            <w:webHidden/>
          </w:rPr>
        </w:r>
        <w:r w:rsidR="00E41016">
          <w:rPr>
            <w:noProof/>
            <w:webHidden/>
          </w:rPr>
          <w:fldChar w:fldCharType="separate"/>
        </w:r>
        <w:r w:rsidR="00E41016">
          <w:rPr>
            <w:noProof/>
            <w:webHidden/>
          </w:rPr>
          <w:t>2</w:t>
        </w:r>
        <w:r w:rsidR="00E41016">
          <w:rPr>
            <w:noProof/>
            <w:webHidden/>
          </w:rPr>
          <w:fldChar w:fldCharType="end"/>
        </w:r>
      </w:hyperlink>
    </w:p>
    <w:p w14:paraId="4952A0C7"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76" w:history="1">
        <w:r w:rsidR="00E41016" w:rsidRPr="003D027B">
          <w:rPr>
            <w:rStyle w:val="Hyperlink"/>
            <w:noProof/>
            <w:lang w:val="en-US"/>
          </w:rPr>
          <w:t>3.1.2.2.</w:t>
        </w:r>
        <w:r w:rsidR="00E41016">
          <w:rPr>
            <w:rFonts w:asciiTheme="minorHAnsi" w:eastAsiaTheme="minorEastAsia" w:hAnsiTheme="minorHAnsi"/>
            <w:noProof/>
            <w:sz w:val="22"/>
            <w:lang w:val="en-US" w:eastAsia="ja-JP"/>
          </w:rPr>
          <w:tab/>
        </w:r>
        <w:r w:rsidR="00E41016" w:rsidRPr="003D027B">
          <w:rPr>
            <w:rStyle w:val="Hyperlink"/>
            <w:noProof/>
            <w:lang w:val="en-US"/>
          </w:rPr>
          <w:t>Soft-margin</w:t>
        </w:r>
        <w:r w:rsidR="00E41016">
          <w:rPr>
            <w:noProof/>
            <w:webHidden/>
          </w:rPr>
          <w:tab/>
        </w:r>
        <w:r w:rsidR="00E41016">
          <w:rPr>
            <w:noProof/>
            <w:webHidden/>
          </w:rPr>
          <w:fldChar w:fldCharType="begin"/>
        </w:r>
        <w:r w:rsidR="00E41016">
          <w:rPr>
            <w:noProof/>
            <w:webHidden/>
          </w:rPr>
          <w:instrText xml:space="preserve"> PAGEREF _Toc455063076 \h </w:instrText>
        </w:r>
        <w:r w:rsidR="00E41016">
          <w:rPr>
            <w:noProof/>
            <w:webHidden/>
          </w:rPr>
        </w:r>
        <w:r w:rsidR="00E41016">
          <w:rPr>
            <w:noProof/>
            <w:webHidden/>
          </w:rPr>
          <w:fldChar w:fldCharType="separate"/>
        </w:r>
        <w:r w:rsidR="00E41016">
          <w:rPr>
            <w:noProof/>
            <w:webHidden/>
          </w:rPr>
          <w:t>4</w:t>
        </w:r>
        <w:r w:rsidR="00E41016">
          <w:rPr>
            <w:noProof/>
            <w:webHidden/>
          </w:rPr>
          <w:fldChar w:fldCharType="end"/>
        </w:r>
      </w:hyperlink>
    </w:p>
    <w:p w14:paraId="01EED4FA"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77" w:history="1">
        <w:r w:rsidR="00E41016" w:rsidRPr="003D027B">
          <w:rPr>
            <w:rStyle w:val="Hyperlink"/>
            <w:noProof/>
            <w:lang w:val="en-US"/>
          </w:rPr>
          <w:t>3.1.3.</w:t>
        </w:r>
        <w:r w:rsidR="00E41016">
          <w:rPr>
            <w:rFonts w:asciiTheme="minorHAnsi" w:eastAsiaTheme="minorEastAsia" w:hAnsiTheme="minorHAnsi"/>
            <w:noProof/>
            <w:sz w:val="22"/>
            <w:lang w:val="en-US" w:eastAsia="ja-JP"/>
          </w:rPr>
          <w:tab/>
        </w:r>
        <w:r w:rsidR="00E41016" w:rsidRPr="003D027B">
          <w:rPr>
            <w:rStyle w:val="Hyperlink"/>
            <w:noProof/>
            <w:lang w:val="en-US"/>
          </w:rPr>
          <w:t>Kernel method</w:t>
        </w:r>
        <w:r w:rsidR="00E41016">
          <w:rPr>
            <w:noProof/>
            <w:webHidden/>
          </w:rPr>
          <w:tab/>
        </w:r>
        <w:r w:rsidR="00E41016">
          <w:rPr>
            <w:noProof/>
            <w:webHidden/>
          </w:rPr>
          <w:fldChar w:fldCharType="begin"/>
        </w:r>
        <w:r w:rsidR="00E41016">
          <w:rPr>
            <w:noProof/>
            <w:webHidden/>
          </w:rPr>
          <w:instrText xml:space="preserve"> PAGEREF _Toc455063077 \h </w:instrText>
        </w:r>
        <w:r w:rsidR="00E41016">
          <w:rPr>
            <w:noProof/>
            <w:webHidden/>
          </w:rPr>
        </w:r>
        <w:r w:rsidR="00E41016">
          <w:rPr>
            <w:noProof/>
            <w:webHidden/>
          </w:rPr>
          <w:fldChar w:fldCharType="separate"/>
        </w:r>
        <w:r w:rsidR="00E41016">
          <w:rPr>
            <w:noProof/>
            <w:webHidden/>
          </w:rPr>
          <w:t>4</w:t>
        </w:r>
        <w:r w:rsidR="00E41016">
          <w:rPr>
            <w:noProof/>
            <w:webHidden/>
          </w:rPr>
          <w:fldChar w:fldCharType="end"/>
        </w:r>
      </w:hyperlink>
    </w:p>
    <w:p w14:paraId="426D36C3"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78" w:history="1">
        <w:r w:rsidR="00E41016" w:rsidRPr="003D027B">
          <w:rPr>
            <w:rStyle w:val="Hyperlink"/>
            <w:noProof/>
          </w:rPr>
          <w:t>3.1.3.1.</w:t>
        </w:r>
        <w:r w:rsidR="00E41016">
          <w:rPr>
            <w:rFonts w:asciiTheme="minorHAnsi" w:eastAsiaTheme="minorEastAsia" w:hAnsiTheme="minorHAnsi"/>
            <w:noProof/>
            <w:sz w:val="22"/>
            <w:lang w:val="en-US" w:eastAsia="ja-JP"/>
          </w:rPr>
          <w:tab/>
        </w:r>
        <w:r w:rsidR="00E41016" w:rsidRPr="003D027B">
          <w:rPr>
            <w:rStyle w:val="Hyperlink"/>
            <w:noProof/>
          </w:rPr>
          <w:t>Định nghĩa</w:t>
        </w:r>
        <w:r w:rsidR="00E41016">
          <w:rPr>
            <w:noProof/>
            <w:webHidden/>
          </w:rPr>
          <w:tab/>
        </w:r>
        <w:r w:rsidR="00E41016">
          <w:rPr>
            <w:noProof/>
            <w:webHidden/>
          </w:rPr>
          <w:fldChar w:fldCharType="begin"/>
        </w:r>
        <w:r w:rsidR="00E41016">
          <w:rPr>
            <w:noProof/>
            <w:webHidden/>
          </w:rPr>
          <w:instrText xml:space="preserve"> PAGEREF _Toc455063078 \h </w:instrText>
        </w:r>
        <w:r w:rsidR="00E41016">
          <w:rPr>
            <w:noProof/>
            <w:webHidden/>
          </w:rPr>
        </w:r>
        <w:r w:rsidR="00E41016">
          <w:rPr>
            <w:noProof/>
            <w:webHidden/>
          </w:rPr>
          <w:fldChar w:fldCharType="separate"/>
        </w:r>
        <w:r w:rsidR="00E41016">
          <w:rPr>
            <w:noProof/>
            <w:webHidden/>
          </w:rPr>
          <w:t>5</w:t>
        </w:r>
        <w:r w:rsidR="00E41016">
          <w:rPr>
            <w:noProof/>
            <w:webHidden/>
          </w:rPr>
          <w:fldChar w:fldCharType="end"/>
        </w:r>
      </w:hyperlink>
    </w:p>
    <w:p w14:paraId="72DABCAB"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79" w:history="1">
        <w:r w:rsidR="00E41016" w:rsidRPr="003D027B">
          <w:rPr>
            <w:rStyle w:val="Hyperlink"/>
            <w:noProof/>
          </w:rPr>
          <w:t>3.1.3.2.</w:t>
        </w:r>
        <w:r w:rsidR="00E41016">
          <w:rPr>
            <w:rFonts w:asciiTheme="minorHAnsi" w:eastAsiaTheme="minorEastAsia" w:hAnsiTheme="minorHAnsi"/>
            <w:noProof/>
            <w:sz w:val="22"/>
            <w:lang w:val="en-US" w:eastAsia="ja-JP"/>
          </w:rPr>
          <w:tab/>
        </w:r>
        <w:r w:rsidR="00E41016" w:rsidRPr="003D027B">
          <w:rPr>
            <w:rStyle w:val="Hyperlink"/>
            <w:noProof/>
          </w:rPr>
          <w:t>Điều kiện Mercer</w:t>
        </w:r>
        <w:r w:rsidR="00E41016">
          <w:rPr>
            <w:noProof/>
            <w:webHidden/>
          </w:rPr>
          <w:tab/>
        </w:r>
        <w:r w:rsidR="00E41016">
          <w:rPr>
            <w:noProof/>
            <w:webHidden/>
          </w:rPr>
          <w:fldChar w:fldCharType="begin"/>
        </w:r>
        <w:r w:rsidR="00E41016">
          <w:rPr>
            <w:noProof/>
            <w:webHidden/>
          </w:rPr>
          <w:instrText xml:space="preserve"> PAGEREF _Toc455063079 \h </w:instrText>
        </w:r>
        <w:r w:rsidR="00E41016">
          <w:rPr>
            <w:noProof/>
            <w:webHidden/>
          </w:rPr>
        </w:r>
        <w:r w:rsidR="00E41016">
          <w:rPr>
            <w:noProof/>
            <w:webHidden/>
          </w:rPr>
          <w:fldChar w:fldCharType="separate"/>
        </w:r>
        <w:r w:rsidR="00E41016">
          <w:rPr>
            <w:noProof/>
            <w:webHidden/>
          </w:rPr>
          <w:t>6</w:t>
        </w:r>
        <w:r w:rsidR="00E41016">
          <w:rPr>
            <w:noProof/>
            <w:webHidden/>
          </w:rPr>
          <w:fldChar w:fldCharType="end"/>
        </w:r>
      </w:hyperlink>
    </w:p>
    <w:p w14:paraId="4C84D731" w14:textId="77777777" w:rsidR="00E41016" w:rsidRDefault="007B6EC4">
      <w:pPr>
        <w:pStyle w:val="TOC4"/>
        <w:tabs>
          <w:tab w:val="left" w:pos="2347"/>
          <w:tab w:val="right" w:leader="dot" w:pos="8777"/>
        </w:tabs>
        <w:rPr>
          <w:rFonts w:asciiTheme="minorHAnsi" w:eastAsiaTheme="minorEastAsia" w:hAnsiTheme="minorHAnsi"/>
          <w:noProof/>
          <w:sz w:val="22"/>
          <w:lang w:val="en-US" w:eastAsia="ja-JP"/>
        </w:rPr>
      </w:pPr>
      <w:hyperlink w:anchor="_Toc455063080" w:history="1">
        <w:r w:rsidR="00E41016" w:rsidRPr="003D027B">
          <w:rPr>
            <w:rStyle w:val="Hyperlink"/>
            <w:noProof/>
          </w:rPr>
          <w:t>3.1.3.3.</w:t>
        </w:r>
        <w:r w:rsidR="00E41016">
          <w:rPr>
            <w:rFonts w:asciiTheme="minorHAnsi" w:eastAsiaTheme="minorEastAsia" w:hAnsiTheme="minorHAnsi"/>
            <w:noProof/>
            <w:sz w:val="22"/>
            <w:lang w:val="en-US" w:eastAsia="ja-JP"/>
          </w:rPr>
          <w:tab/>
        </w:r>
        <w:r w:rsidR="00E41016" w:rsidRPr="003D027B">
          <w:rPr>
            <w:rStyle w:val="Hyperlink"/>
            <w:noProof/>
          </w:rPr>
          <w:t>Radial basis function (RBF)</w:t>
        </w:r>
        <w:r w:rsidR="00E41016">
          <w:rPr>
            <w:noProof/>
            <w:webHidden/>
          </w:rPr>
          <w:tab/>
        </w:r>
        <w:r w:rsidR="00E41016">
          <w:rPr>
            <w:noProof/>
            <w:webHidden/>
          </w:rPr>
          <w:fldChar w:fldCharType="begin"/>
        </w:r>
        <w:r w:rsidR="00E41016">
          <w:rPr>
            <w:noProof/>
            <w:webHidden/>
          </w:rPr>
          <w:instrText xml:space="preserve"> PAGEREF _Toc455063080 \h </w:instrText>
        </w:r>
        <w:r w:rsidR="00E41016">
          <w:rPr>
            <w:noProof/>
            <w:webHidden/>
          </w:rPr>
        </w:r>
        <w:r w:rsidR="00E41016">
          <w:rPr>
            <w:noProof/>
            <w:webHidden/>
          </w:rPr>
          <w:fldChar w:fldCharType="separate"/>
        </w:r>
        <w:r w:rsidR="00E41016">
          <w:rPr>
            <w:noProof/>
            <w:webHidden/>
          </w:rPr>
          <w:t>6</w:t>
        </w:r>
        <w:r w:rsidR="00E41016">
          <w:rPr>
            <w:noProof/>
            <w:webHidden/>
          </w:rPr>
          <w:fldChar w:fldCharType="end"/>
        </w:r>
      </w:hyperlink>
    </w:p>
    <w:p w14:paraId="1F40625F"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1" w:history="1">
        <w:r w:rsidR="00E41016" w:rsidRPr="003D027B">
          <w:rPr>
            <w:rStyle w:val="Hyperlink"/>
            <w:noProof/>
          </w:rPr>
          <w:t>3.2.</w:t>
        </w:r>
        <w:r w:rsidR="00E41016">
          <w:rPr>
            <w:rFonts w:asciiTheme="minorHAnsi" w:eastAsiaTheme="minorEastAsia" w:hAnsiTheme="minorHAnsi"/>
            <w:noProof/>
            <w:sz w:val="22"/>
            <w:lang w:val="en-US" w:eastAsia="ja-JP"/>
          </w:rPr>
          <w:tab/>
        </w:r>
        <w:r w:rsidR="00E41016" w:rsidRPr="003D027B">
          <w:rPr>
            <w:rStyle w:val="Hyperlink"/>
            <w:noProof/>
          </w:rPr>
          <w:t>Multi-class SVM</w:t>
        </w:r>
        <w:r w:rsidR="00E41016">
          <w:rPr>
            <w:noProof/>
            <w:webHidden/>
          </w:rPr>
          <w:tab/>
        </w:r>
        <w:r w:rsidR="00E41016">
          <w:rPr>
            <w:noProof/>
            <w:webHidden/>
          </w:rPr>
          <w:fldChar w:fldCharType="begin"/>
        </w:r>
        <w:r w:rsidR="00E41016">
          <w:rPr>
            <w:noProof/>
            <w:webHidden/>
          </w:rPr>
          <w:instrText xml:space="preserve"> PAGEREF _Toc455063081 \h </w:instrText>
        </w:r>
        <w:r w:rsidR="00E41016">
          <w:rPr>
            <w:noProof/>
            <w:webHidden/>
          </w:rPr>
        </w:r>
        <w:r w:rsidR="00E41016">
          <w:rPr>
            <w:noProof/>
            <w:webHidden/>
          </w:rPr>
          <w:fldChar w:fldCharType="separate"/>
        </w:r>
        <w:r w:rsidR="00E41016">
          <w:rPr>
            <w:noProof/>
            <w:webHidden/>
          </w:rPr>
          <w:t>7</w:t>
        </w:r>
        <w:r w:rsidR="00E41016">
          <w:rPr>
            <w:noProof/>
            <w:webHidden/>
          </w:rPr>
          <w:fldChar w:fldCharType="end"/>
        </w:r>
      </w:hyperlink>
    </w:p>
    <w:p w14:paraId="040A9BC0"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82" w:history="1">
        <w:r w:rsidR="00E41016" w:rsidRPr="003D027B">
          <w:rPr>
            <w:rStyle w:val="Hyperlink"/>
            <w:noProof/>
          </w:rPr>
          <w:t>3.2.1.</w:t>
        </w:r>
        <w:r w:rsidR="00E41016">
          <w:rPr>
            <w:rFonts w:asciiTheme="minorHAnsi" w:eastAsiaTheme="minorEastAsia" w:hAnsiTheme="minorHAnsi"/>
            <w:noProof/>
            <w:sz w:val="22"/>
            <w:lang w:val="en-US" w:eastAsia="ja-JP"/>
          </w:rPr>
          <w:tab/>
        </w:r>
        <w:r w:rsidR="00E41016" w:rsidRPr="003D027B">
          <w:rPr>
            <w:rStyle w:val="Hyperlink"/>
            <w:noProof/>
          </w:rPr>
          <w:t>One-versus-all</w:t>
        </w:r>
        <w:r w:rsidR="00E41016">
          <w:rPr>
            <w:noProof/>
            <w:webHidden/>
          </w:rPr>
          <w:tab/>
        </w:r>
        <w:r w:rsidR="00E41016">
          <w:rPr>
            <w:noProof/>
            <w:webHidden/>
          </w:rPr>
          <w:fldChar w:fldCharType="begin"/>
        </w:r>
        <w:r w:rsidR="00E41016">
          <w:rPr>
            <w:noProof/>
            <w:webHidden/>
          </w:rPr>
          <w:instrText xml:space="preserve"> PAGEREF _Toc455063082 \h </w:instrText>
        </w:r>
        <w:r w:rsidR="00E41016">
          <w:rPr>
            <w:noProof/>
            <w:webHidden/>
          </w:rPr>
        </w:r>
        <w:r w:rsidR="00E41016">
          <w:rPr>
            <w:noProof/>
            <w:webHidden/>
          </w:rPr>
          <w:fldChar w:fldCharType="separate"/>
        </w:r>
        <w:r w:rsidR="00E41016">
          <w:rPr>
            <w:noProof/>
            <w:webHidden/>
          </w:rPr>
          <w:t>7</w:t>
        </w:r>
        <w:r w:rsidR="00E41016">
          <w:rPr>
            <w:noProof/>
            <w:webHidden/>
          </w:rPr>
          <w:fldChar w:fldCharType="end"/>
        </w:r>
      </w:hyperlink>
    </w:p>
    <w:p w14:paraId="2605C1EF"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83" w:history="1">
        <w:r w:rsidR="00E41016" w:rsidRPr="003D027B">
          <w:rPr>
            <w:rStyle w:val="Hyperlink"/>
            <w:noProof/>
          </w:rPr>
          <w:t>3.2.2.</w:t>
        </w:r>
        <w:r w:rsidR="00E41016">
          <w:rPr>
            <w:rFonts w:asciiTheme="minorHAnsi" w:eastAsiaTheme="minorEastAsia" w:hAnsiTheme="minorHAnsi"/>
            <w:noProof/>
            <w:sz w:val="22"/>
            <w:lang w:val="en-US" w:eastAsia="ja-JP"/>
          </w:rPr>
          <w:tab/>
        </w:r>
        <w:r w:rsidR="00E41016" w:rsidRPr="003D027B">
          <w:rPr>
            <w:rStyle w:val="Hyperlink"/>
            <w:noProof/>
          </w:rPr>
          <w:t>One-versus-one</w:t>
        </w:r>
        <w:r w:rsidR="00E41016">
          <w:rPr>
            <w:noProof/>
            <w:webHidden/>
          </w:rPr>
          <w:tab/>
        </w:r>
        <w:r w:rsidR="00E41016">
          <w:rPr>
            <w:noProof/>
            <w:webHidden/>
          </w:rPr>
          <w:fldChar w:fldCharType="begin"/>
        </w:r>
        <w:r w:rsidR="00E41016">
          <w:rPr>
            <w:noProof/>
            <w:webHidden/>
          </w:rPr>
          <w:instrText xml:space="preserve"> PAGEREF _Toc455063083 \h </w:instrText>
        </w:r>
        <w:r w:rsidR="00E41016">
          <w:rPr>
            <w:noProof/>
            <w:webHidden/>
          </w:rPr>
        </w:r>
        <w:r w:rsidR="00E41016">
          <w:rPr>
            <w:noProof/>
            <w:webHidden/>
          </w:rPr>
          <w:fldChar w:fldCharType="separate"/>
        </w:r>
        <w:r w:rsidR="00E41016">
          <w:rPr>
            <w:noProof/>
            <w:webHidden/>
          </w:rPr>
          <w:t>7</w:t>
        </w:r>
        <w:r w:rsidR="00E41016">
          <w:rPr>
            <w:noProof/>
            <w:webHidden/>
          </w:rPr>
          <w:fldChar w:fldCharType="end"/>
        </w:r>
      </w:hyperlink>
    </w:p>
    <w:p w14:paraId="45EDB59B"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4" w:history="1">
        <w:r w:rsidR="00E41016" w:rsidRPr="003D027B">
          <w:rPr>
            <w:rStyle w:val="Hyperlink"/>
            <w:noProof/>
          </w:rPr>
          <w:t>3.3.</w:t>
        </w:r>
        <w:r w:rsidR="00E41016">
          <w:rPr>
            <w:rFonts w:asciiTheme="minorHAnsi" w:eastAsiaTheme="minorEastAsia" w:hAnsiTheme="minorHAnsi"/>
            <w:noProof/>
            <w:sz w:val="22"/>
            <w:lang w:val="en-US" w:eastAsia="ja-JP"/>
          </w:rPr>
          <w:tab/>
        </w:r>
        <w:r w:rsidR="00E41016" w:rsidRPr="003D027B">
          <w:rPr>
            <w:rStyle w:val="Hyperlink"/>
            <w:noProof/>
          </w:rPr>
          <w:t>Cải tiến model</w:t>
        </w:r>
        <w:r w:rsidR="00E41016">
          <w:rPr>
            <w:noProof/>
            <w:webHidden/>
          </w:rPr>
          <w:tab/>
        </w:r>
        <w:r w:rsidR="00E41016">
          <w:rPr>
            <w:noProof/>
            <w:webHidden/>
          </w:rPr>
          <w:fldChar w:fldCharType="begin"/>
        </w:r>
        <w:r w:rsidR="00E41016">
          <w:rPr>
            <w:noProof/>
            <w:webHidden/>
          </w:rPr>
          <w:instrText xml:space="preserve"> PAGEREF _Toc455063084 \h </w:instrText>
        </w:r>
        <w:r w:rsidR="00E41016">
          <w:rPr>
            <w:noProof/>
            <w:webHidden/>
          </w:rPr>
        </w:r>
        <w:r w:rsidR="00E41016">
          <w:rPr>
            <w:noProof/>
            <w:webHidden/>
          </w:rPr>
          <w:fldChar w:fldCharType="separate"/>
        </w:r>
        <w:r w:rsidR="00E41016">
          <w:rPr>
            <w:noProof/>
            <w:webHidden/>
          </w:rPr>
          <w:t>8</w:t>
        </w:r>
        <w:r w:rsidR="00E41016">
          <w:rPr>
            <w:noProof/>
            <w:webHidden/>
          </w:rPr>
          <w:fldChar w:fldCharType="end"/>
        </w:r>
      </w:hyperlink>
    </w:p>
    <w:p w14:paraId="4B5CD599"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5" w:history="1">
        <w:r w:rsidR="00E41016" w:rsidRPr="003D027B">
          <w:rPr>
            <w:rStyle w:val="Hyperlink"/>
            <w:noProof/>
          </w:rPr>
          <w:t>3.4.</w:t>
        </w:r>
        <w:r w:rsidR="00E41016">
          <w:rPr>
            <w:rFonts w:asciiTheme="minorHAnsi" w:eastAsiaTheme="minorEastAsia" w:hAnsiTheme="minorHAnsi"/>
            <w:noProof/>
            <w:sz w:val="22"/>
            <w:lang w:val="en-US" w:eastAsia="ja-JP"/>
          </w:rPr>
          <w:tab/>
        </w:r>
        <w:r w:rsidR="00E41016" w:rsidRPr="003D027B">
          <w:rPr>
            <w:rStyle w:val="Hyperlink"/>
            <w:noProof/>
          </w:rPr>
          <w:t>Ph</w:t>
        </w:r>
        <w:r w:rsidR="00E41016" w:rsidRPr="003D027B">
          <w:rPr>
            <w:rStyle w:val="Hyperlink"/>
            <w:rFonts w:hint="cs"/>
            <w:noProof/>
          </w:rPr>
          <w:t>ươ</w:t>
        </w:r>
        <w:r w:rsidR="00E41016" w:rsidRPr="003D027B">
          <w:rPr>
            <w:rStyle w:val="Hyperlink"/>
            <w:noProof/>
          </w:rPr>
          <w:t>ng pháp tính toán feature</w:t>
        </w:r>
        <w:r w:rsidR="00E41016">
          <w:rPr>
            <w:noProof/>
            <w:webHidden/>
          </w:rPr>
          <w:tab/>
        </w:r>
        <w:r w:rsidR="00E41016">
          <w:rPr>
            <w:noProof/>
            <w:webHidden/>
          </w:rPr>
          <w:fldChar w:fldCharType="begin"/>
        </w:r>
        <w:r w:rsidR="00E41016">
          <w:rPr>
            <w:noProof/>
            <w:webHidden/>
          </w:rPr>
          <w:instrText xml:space="preserve"> PAGEREF _Toc455063085 \h </w:instrText>
        </w:r>
        <w:r w:rsidR="00E41016">
          <w:rPr>
            <w:noProof/>
            <w:webHidden/>
          </w:rPr>
        </w:r>
        <w:r w:rsidR="00E41016">
          <w:rPr>
            <w:noProof/>
            <w:webHidden/>
          </w:rPr>
          <w:fldChar w:fldCharType="separate"/>
        </w:r>
        <w:r w:rsidR="00E41016">
          <w:rPr>
            <w:noProof/>
            <w:webHidden/>
          </w:rPr>
          <w:t>8</w:t>
        </w:r>
        <w:r w:rsidR="00E41016">
          <w:rPr>
            <w:noProof/>
            <w:webHidden/>
          </w:rPr>
          <w:fldChar w:fldCharType="end"/>
        </w:r>
      </w:hyperlink>
    </w:p>
    <w:p w14:paraId="437B23B3" w14:textId="77777777" w:rsidR="00E41016" w:rsidRDefault="007B6EC4">
      <w:pPr>
        <w:pStyle w:val="TOC1"/>
        <w:rPr>
          <w:rFonts w:asciiTheme="minorHAnsi" w:eastAsiaTheme="minorEastAsia" w:hAnsiTheme="minorHAnsi"/>
          <w:noProof/>
          <w:sz w:val="22"/>
          <w:lang w:val="en-US" w:eastAsia="ja-JP"/>
        </w:rPr>
      </w:pPr>
      <w:hyperlink w:anchor="_Toc455063086"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4.</w:t>
        </w:r>
        <w:r w:rsidR="00E41016">
          <w:rPr>
            <w:rFonts w:asciiTheme="minorHAnsi" w:eastAsiaTheme="minorEastAsia" w:hAnsiTheme="minorHAnsi"/>
            <w:noProof/>
            <w:sz w:val="22"/>
            <w:lang w:val="en-US" w:eastAsia="ja-JP"/>
          </w:rPr>
          <w:tab/>
        </w:r>
        <w:r w:rsidR="00E41016" w:rsidRPr="003D027B">
          <w:rPr>
            <w:rStyle w:val="Hyperlink"/>
            <w:noProof/>
          </w:rPr>
          <w:t>XÂY DỰNG ỨNG DỤNG</w:t>
        </w:r>
        <w:r w:rsidR="00E41016">
          <w:rPr>
            <w:noProof/>
            <w:webHidden/>
          </w:rPr>
          <w:tab/>
        </w:r>
        <w:r w:rsidR="00E41016">
          <w:rPr>
            <w:noProof/>
            <w:webHidden/>
          </w:rPr>
          <w:fldChar w:fldCharType="begin"/>
        </w:r>
        <w:r w:rsidR="00E41016">
          <w:rPr>
            <w:noProof/>
            <w:webHidden/>
          </w:rPr>
          <w:instrText xml:space="preserve"> PAGEREF _Toc455063086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6615710D"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7" w:history="1">
        <w:r w:rsidR="00E41016" w:rsidRPr="003D027B">
          <w:rPr>
            <w:rStyle w:val="Hyperlink"/>
            <w:noProof/>
          </w:rPr>
          <w:t>4.1.</w:t>
        </w:r>
        <w:r w:rsidR="00E41016">
          <w:rPr>
            <w:rFonts w:asciiTheme="minorHAnsi" w:eastAsiaTheme="minorEastAsia" w:hAnsiTheme="minorHAnsi"/>
            <w:noProof/>
            <w:sz w:val="22"/>
            <w:lang w:val="en-US" w:eastAsia="ja-JP"/>
          </w:rPr>
          <w:tab/>
        </w:r>
        <w:r w:rsidR="00E41016" w:rsidRPr="003D027B">
          <w:rPr>
            <w:rStyle w:val="Hyperlink"/>
            <w:noProof/>
          </w:rPr>
          <w:t>Hệ điều hành và ngôn ngữ lập trình</w:t>
        </w:r>
        <w:r w:rsidR="00E41016">
          <w:rPr>
            <w:noProof/>
            <w:webHidden/>
          </w:rPr>
          <w:tab/>
        </w:r>
        <w:r w:rsidR="00E41016">
          <w:rPr>
            <w:noProof/>
            <w:webHidden/>
          </w:rPr>
          <w:fldChar w:fldCharType="begin"/>
        </w:r>
        <w:r w:rsidR="00E41016">
          <w:rPr>
            <w:noProof/>
            <w:webHidden/>
          </w:rPr>
          <w:instrText xml:space="preserve"> PAGEREF _Toc455063087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5F9EF68F"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88" w:history="1">
        <w:r w:rsidR="00E41016" w:rsidRPr="003D027B">
          <w:rPr>
            <w:rStyle w:val="Hyperlink"/>
            <w:noProof/>
          </w:rPr>
          <w:t>4.2.</w:t>
        </w:r>
        <w:r w:rsidR="00E41016">
          <w:rPr>
            <w:rFonts w:asciiTheme="minorHAnsi" w:eastAsiaTheme="minorEastAsia" w:hAnsiTheme="minorHAnsi"/>
            <w:noProof/>
            <w:sz w:val="22"/>
            <w:lang w:val="en-US" w:eastAsia="ja-JP"/>
          </w:rPr>
          <w:tab/>
        </w:r>
        <w:r w:rsidR="00E41016" w:rsidRPr="003D027B">
          <w:rPr>
            <w:rStyle w:val="Hyperlink"/>
            <w:noProof/>
          </w:rPr>
          <w:t>Th</w:t>
        </w:r>
        <w:r w:rsidR="00E41016" w:rsidRPr="003D027B">
          <w:rPr>
            <w:rStyle w:val="Hyperlink"/>
            <w:rFonts w:hint="cs"/>
            <w:noProof/>
          </w:rPr>
          <w:t>ư</w:t>
        </w:r>
        <w:r w:rsidR="00E41016" w:rsidRPr="003D027B">
          <w:rPr>
            <w:rStyle w:val="Hyperlink"/>
            <w:noProof/>
          </w:rPr>
          <w:t xml:space="preserve"> viện sử dụng</w:t>
        </w:r>
        <w:r w:rsidR="00E41016">
          <w:rPr>
            <w:noProof/>
            <w:webHidden/>
          </w:rPr>
          <w:tab/>
        </w:r>
        <w:r w:rsidR="00E41016">
          <w:rPr>
            <w:noProof/>
            <w:webHidden/>
          </w:rPr>
          <w:fldChar w:fldCharType="begin"/>
        </w:r>
        <w:r w:rsidR="00E41016">
          <w:rPr>
            <w:noProof/>
            <w:webHidden/>
          </w:rPr>
          <w:instrText xml:space="preserve"> PAGEREF _Toc455063088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7065A8EF"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89" w:history="1">
        <w:r w:rsidR="00E41016" w:rsidRPr="003D027B">
          <w:rPr>
            <w:rStyle w:val="Hyperlink"/>
            <w:noProof/>
          </w:rPr>
          <w:t>4.2.1.</w:t>
        </w:r>
        <w:r w:rsidR="00E41016">
          <w:rPr>
            <w:rFonts w:asciiTheme="minorHAnsi" w:eastAsiaTheme="minorEastAsia" w:hAnsiTheme="minorHAnsi"/>
            <w:noProof/>
            <w:sz w:val="22"/>
            <w:lang w:val="en-US" w:eastAsia="ja-JP"/>
          </w:rPr>
          <w:tab/>
        </w:r>
        <w:r w:rsidR="00E41016" w:rsidRPr="003D027B">
          <w:rPr>
            <w:rStyle w:val="Hyperlink"/>
            <w:noProof/>
          </w:rPr>
          <w:t>Th</w:t>
        </w:r>
        <w:r w:rsidR="00E41016" w:rsidRPr="003D027B">
          <w:rPr>
            <w:rStyle w:val="Hyperlink"/>
            <w:rFonts w:hint="cs"/>
            <w:noProof/>
          </w:rPr>
          <w:t>ư</w:t>
        </w:r>
        <w:r w:rsidR="00E41016" w:rsidRPr="003D027B">
          <w:rPr>
            <w:rStyle w:val="Hyperlink"/>
            <w:noProof/>
          </w:rPr>
          <w:t xml:space="preserve"> viện dlib</w:t>
        </w:r>
        <w:r w:rsidR="00E41016">
          <w:rPr>
            <w:noProof/>
            <w:webHidden/>
          </w:rPr>
          <w:tab/>
        </w:r>
        <w:r w:rsidR="00E41016">
          <w:rPr>
            <w:noProof/>
            <w:webHidden/>
          </w:rPr>
          <w:fldChar w:fldCharType="begin"/>
        </w:r>
        <w:r w:rsidR="00E41016">
          <w:rPr>
            <w:noProof/>
            <w:webHidden/>
          </w:rPr>
          <w:instrText xml:space="preserve"> PAGEREF _Toc455063089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070EC2A0" w14:textId="77777777" w:rsidR="00E41016" w:rsidRDefault="007B6EC4">
      <w:pPr>
        <w:pStyle w:val="TOC3"/>
        <w:tabs>
          <w:tab w:val="left" w:pos="1892"/>
          <w:tab w:val="right" w:leader="dot" w:pos="8777"/>
        </w:tabs>
        <w:rPr>
          <w:rFonts w:asciiTheme="minorHAnsi" w:eastAsiaTheme="minorEastAsia" w:hAnsiTheme="minorHAnsi"/>
          <w:noProof/>
          <w:sz w:val="22"/>
          <w:lang w:val="en-US" w:eastAsia="ja-JP"/>
        </w:rPr>
      </w:pPr>
      <w:hyperlink w:anchor="_Toc455063090" w:history="1">
        <w:r w:rsidR="00E41016" w:rsidRPr="003D027B">
          <w:rPr>
            <w:rStyle w:val="Hyperlink"/>
            <w:noProof/>
          </w:rPr>
          <w:t>4.2.2.</w:t>
        </w:r>
        <w:r w:rsidR="00E41016">
          <w:rPr>
            <w:rFonts w:asciiTheme="minorHAnsi" w:eastAsiaTheme="minorEastAsia" w:hAnsiTheme="minorHAnsi"/>
            <w:noProof/>
            <w:sz w:val="22"/>
            <w:lang w:val="en-US" w:eastAsia="ja-JP"/>
          </w:rPr>
          <w:tab/>
        </w:r>
        <w:r w:rsidR="00E41016" w:rsidRPr="003D027B">
          <w:rPr>
            <w:rStyle w:val="Hyperlink"/>
            <w:noProof/>
          </w:rPr>
          <w:t>Th</w:t>
        </w:r>
        <w:r w:rsidR="00E41016" w:rsidRPr="003D027B">
          <w:rPr>
            <w:rStyle w:val="Hyperlink"/>
            <w:rFonts w:hint="cs"/>
            <w:noProof/>
          </w:rPr>
          <w:t>ư</w:t>
        </w:r>
        <w:r w:rsidR="00E41016" w:rsidRPr="003D027B">
          <w:rPr>
            <w:rStyle w:val="Hyperlink"/>
            <w:noProof/>
          </w:rPr>
          <w:t xml:space="preserve"> viện libSVM</w:t>
        </w:r>
        <w:r w:rsidR="00E41016">
          <w:rPr>
            <w:noProof/>
            <w:webHidden/>
          </w:rPr>
          <w:tab/>
        </w:r>
        <w:r w:rsidR="00E41016">
          <w:rPr>
            <w:noProof/>
            <w:webHidden/>
          </w:rPr>
          <w:fldChar w:fldCharType="begin"/>
        </w:r>
        <w:r w:rsidR="00E41016">
          <w:rPr>
            <w:noProof/>
            <w:webHidden/>
          </w:rPr>
          <w:instrText xml:space="preserve"> PAGEREF _Toc455063090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5C4D39E2"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91" w:history="1">
        <w:r w:rsidR="00E41016" w:rsidRPr="003D027B">
          <w:rPr>
            <w:rStyle w:val="Hyperlink"/>
            <w:noProof/>
            <w:lang w:val="en-US"/>
          </w:rPr>
          <w:t>4.3.</w:t>
        </w:r>
        <w:r w:rsidR="00E41016">
          <w:rPr>
            <w:rFonts w:asciiTheme="minorHAnsi" w:eastAsiaTheme="minorEastAsia" w:hAnsiTheme="minorHAnsi"/>
            <w:noProof/>
            <w:sz w:val="22"/>
            <w:lang w:val="en-US" w:eastAsia="ja-JP"/>
          </w:rPr>
          <w:tab/>
        </w:r>
        <w:r w:rsidR="00E41016" w:rsidRPr="003D027B">
          <w:rPr>
            <w:rStyle w:val="Hyperlink"/>
            <w:noProof/>
            <w:lang w:val="en-US"/>
          </w:rPr>
          <w:t>H</w:t>
        </w:r>
        <w:r w:rsidR="00E41016" w:rsidRPr="003D027B">
          <w:rPr>
            <w:rStyle w:val="Hyperlink"/>
            <w:rFonts w:hint="cs"/>
            <w:noProof/>
            <w:lang w:val="en-US"/>
          </w:rPr>
          <w:t>ư</w:t>
        </w:r>
        <w:r w:rsidR="00E41016" w:rsidRPr="003D027B">
          <w:rPr>
            <w:rStyle w:val="Hyperlink"/>
            <w:noProof/>
            <w:lang w:val="en-US"/>
          </w:rPr>
          <w:t>ớng tiếp cận</w:t>
        </w:r>
        <w:r w:rsidR="00E41016">
          <w:rPr>
            <w:noProof/>
            <w:webHidden/>
          </w:rPr>
          <w:tab/>
        </w:r>
        <w:r w:rsidR="00E41016">
          <w:rPr>
            <w:noProof/>
            <w:webHidden/>
          </w:rPr>
          <w:fldChar w:fldCharType="begin"/>
        </w:r>
        <w:r w:rsidR="00E41016">
          <w:rPr>
            <w:noProof/>
            <w:webHidden/>
          </w:rPr>
          <w:instrText xml:space="preserve"> PAGEREF _Toc455063091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19B27110" w14:textId="77777777" w:rsidR="00E41016" w:rsidRDefault="007B6EC4">
      <w:pPr>
        <w:pStyle w:val="TOC2"/>
        <w:tabs>
          <w:tab w:val="left" w:pos="1540"/>
          <w:tab w:val="right" w:leader="dot" w:pos="8777"/>
        </w:tabs>
        <w:rPr>
          <w:rFonts w:asciiTheme="minorHAnsi" w:eastAsiaTheme="minorEastAsia" w:hAnsiTheme="minorHAnsi"/>
          <w:noProof/>
          <w:sz w:val="22"/>
          <w:lang w:val="en-US" w:eastAsia="ja-JP"/>
        </w:rPr>
      </w:pPr>
      <w:hyperlink w:anchor="_Toc455063092" w:history="1">
        <w:r w:rsidR="00E41016" w:rsidRPr="003D027B">
          <w:rPr>
            <w:rStyle w:val="Hyperlink"/>
            <w:noProof/>
            <w:lang w:val="en-US"/>
          </w:rPr>
          <w:t>4.4.</w:t>
        </w:r>
        <w:r w:rsidR="00E41016">
          <w:rPr>
            <w:rFonts w:asciiTheme="minorHAnsi" w:eastAsiaTheme="minorEastAsia" w:hAnsiTheme="minorHAnsi"/>
            <w:noProof/>
            <w:sz w:val="22"/>
            <w:lang w:val="en-US" w:eastAsia="ja-JP"/>
          </w:rPr>
          <w:tab/>
        </w:r>
        <w:r w:rsidR="00E41016" w:rsidRPr="003D027B">
          <w:rPr>
            <w:rStyle w:val="Hyperlink"/>
            <w:noProof/>
            <w:lang w:val="en-US"/>
          </w:rPr>
          <w:t>Kết quả thử nghiệm</w:t>
        </w:r>
        <w:r w:rsidR="00E41016">
          <w:rPr>
            <w:noProof/>
            <w:webHidden/>
          </w:rPr>
          <w:tab/>
        </w:r>
        <w:r w:rsidR="00E41016">
          <w:rPr>
            <w:noProof/>
            <w:webHidden/>
          </w:rPr>
          <w:fldChar w:fldCharType="begin"/>
        </w:r>
        <w:r w:rsidR="00E41016">
          <w:rPr>
            <w:noProof/>
            <w:webHidden/>
          </w:rPr>
          <w:instrText xml:space="preserve"> PAGEREF _Toc455063092 \h </w:instrText>
        </w:r>
        <w:r w:rsidR="00E41016">
          <w:rPr>
            <w:noProof/>
            <w:webHidden/>
          </w:rPr>
        </w:r>
        <w:r w:rsidR="00E41016">
          <w:rPr>
            <w:noProof/>
            <w:webHidden/>
          </w:rPr>
          <w:fldChar w:fldCharType="separate"/>
        </w:r>
        <w:r w:rsidR="00E41016">
          <w:rPr>
            <w:noProof/>
            <w:webHidden/>
          </w:rPr>
          <w:t>9</w:t>
        </w:r>
        <w:r w:rsidR="00E41016">
          <w:rPr>
            <w:noProof/>
            <w:webHidden/>
          </w:rPr>
          <w:fldChar w:fldCharType="end"/>
        </w:r>
      </w:hyperlink>
    </w:p>
    <w:p w14:paraId="6DA8441B" w14:textId="77777777" w:rsidR="00E41016" w:rsidRDefault="007B6EC4">
      <w:pPr>
        <w:pStyle w:val="TOC1"/>
        <w:rPr>
          <w:rFonts w:asciiTheme="minorHAnsi" w:eastAsiaTheme="minorEastAsia" w:hAnsiTheme="minorHAnsi"/>
          <w:noProof/>
          <w:sz w:val="22"/>
          <w:lang w:val="en-US" w:eastAsia="ja-JP"/>
        </w:rPr>
      </w:pPr>
      <w:hyperlink w:anchor="_Toc455063093" w:history="1">
        <w:r w:rsidR="00E41016" w:rsidRPr="003D027B">
          <w:rPr>
            <w:rStyle w:val="Hyperlink"/>
            <w:noProof/>
          </w:rPr>
          <w:t>Ch</w:t>
        </w:r>
        <w:r w:rsidR="00E41016" w:rsidRPr="003D027B">
          <w:rPr>
            <w:rStyle w:val="Hyperlink"/>
            <w:rFonts w:hint="cs"/>
            <w:noProof/>
          </w:rPr>
          <w:t>ươ</w:t>
        </w:r>
        <w:r w:rsidR="00E41016" w:rsidRPr="003D027B">
          <w:rPr>
            <w:rStyle w:val="Hyperlink"/>
            <w:noProof/>
          </w:rPr>
          <w:t>ng 5.</w:t>
        </w:r>
        <w:r w:rsidR="00E41016">
          <w:rPr>
            <w:rFonts w:asciiTheme="minorHAnsi" w:eastAsiaTheme="minorEastAsia" w:hAnsiTheme="minorHAnsi"/>
            <w:noProof/>
            <w:sz w:val="22"/>
            <w:lang w:val="en-US" w:eastAsia="ja-JP"/>
          </w:rPr>
          <w:tab/>
        </w:r>
        <w:r w:rsidR="00E41016" w:rsidRPr="003D027B">
          <w:rPr>
            <w:rStyle w:val="Hyperlink"/>
            <w:noProof/>
          </w:rPr>
          <w:t>KẾT LUẬN</w:t>
        </w:r>
        <w:r w:rsidR="00E41016">
          <w:rPr>
            <w:noProof/>
            <w:webHidden/>
          </w:rPr>
          <w:tab/>
        </w:r>
        <w:r w:rsidR="00E41016">
          <w:rPr>
            <w:noProof/>
            <w:webHidden/>
          </w:rPr>
          <w:fldChar w:fldCharType="begin"/>
        </w:r>
        <w:r w:rsidR="00E41016">
          <w:rPr>
            <w:noProof/>
            <w:webHidden/>
          </w:rPr>
          <w:instrText xml:space="preserve"> PAGEREF _Toc455063093 \h </w:instrText>
        </w:r>
        <w:r w:rsidR="00E41016">
          <w:rPr>
            <w:noProof/>
            <w:webHidden/>
          </w:rPr>
        </w:r>
        <w:r w:rsidR="00E41016">
          <w:rPr>
            <w:noProof/>
            <w:webHidden/>
          </w:rPr>
          <w:fldChar w:fldCharType="separate"/>
        </w:r>
        <w:r w:rsidR="00E41016">
          <w:rPr>
            <w:noProof/>
            <w:webHidden/>
          </w:rPr>
          <w:t>10</w:t>
        </w:r>
        <w:r w:rsidR="00E41016">
          <w:rPr>
            <w:noProof/>
            <w:webHidden/>
          </w:rPr>
          <w:fldChar w:fldCharType="end"/>
        </w:r>
      </w:hyperlink>
    </w:p>
    <w:p w14:paraId="6B49C315"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07CDDF77" w14:textId="77777777" w:rsidR="001F7810" w:rsidRPr="00A5343C" w:rsidRDefault="001F7810" w:rsidP="00A1168A">
      <w:pPr>
        <w:jc w:val="center"/>
        <w:rPr>
          <w:rFonts w:cs="Times New Roman"/>
          <w:b/>
          <w:sz w:val="28"/>
          <w:szCs w:val="26"/>
        </w:rPr>
      </w:pPr>
    </w:p>
    <w:p w14:paraId="00027BD3" w14:textId="77777777"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A550BD7" w14:textId="77777777" w:rsidR="001F7810" w:rsidRDefault="00D97CBC" w:rsidP="00D97CBC">
      <w:pPr>
        <w:jc w:val="center"/>
        <w:rPr>
          <w:rFonts w:cs="Times New Roman"/>
          <w:b/>
          <w:sz w:val="28"/>
          <w:szCs w:val="26"/>
        </w:rPr>
      </w:pPr>
      <w:r>
        <w:rPr>
          <w:rFonts w:cs="Times New Roman"/>
          <w:b/>
          <w:sz w:val="28"/>
          <w:szCs w:val="26"/>
        </w:rPr>
        <w:lastRenderedPageBreak/>
        <w:t>DANH MỤC HÌNH VẼ</w:t>
      </w:r>
    </w:p>
    <w:p w14:paraId="2BB42E2B" w14:textId="77777777" w:rsidR="00D97CBC" w:rsidRDefault="00D97CBC" w:rsidP="00D97CBC">
      <w:pPr>
        <w:jc w:val="center"/>
        <w:rPr>
          <w:rFonts w:cs="Times New Roman"/>
          <w:b/>
          <w:sz w:val="28"/>
          <w:szCs w:val="26"/>
        </w:rPr>
      </w:pPr>
    </w:p>
    <w:p w14:paraId="3A5C0103" w14:textId="77777777"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69F9E50" w14:textId="77777777"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14:paraId="6489552D" w14:textId="77777777" w:rsidR="00572585" w:rsidRPr="00A5343C" w:rsidRDefault="00572585" w:rsidP="005D7BC1">
      <w:pPr>
        <w:pStyle w:val="Title"/>
        <w:rPr>
          <w:rFonts w:cs="Times New Roman"/>
        </w:rPr>
      </w:pPr>
      <w:r w:rsidRPr="00A5343C">
        <w:rPr>
          <w:rFonts w:cs="Times New Roman"/>
        </w:rPr>
        <w:lastRenderedPageBreak/>
        <w:t>DANH MỤC TỪ VIẾT TẮT</w:t>
      </w:r>
    </w:p>
    <w:p w14:paraId="039591C4" w14:textId="77777777" w:rsidR="00572585" w:rsidRPr="00DC43AC" w:rsidRDefault="00572585" w:rsidP="00BE161C">
      <w:pPr>
        <w:rPr>
          <w:rFonts w:cstheme="majorHAnsi"/>
          <w:b/>
          <w:sz w:val="28"/>
          <w:szCs w:val="26"/>
        </w:rPr>
      </w:pPr>
    </w:p>
    <w:p w14:paraId="1C05CDB1" w14:textId="77777777" w:rsidR="00572585" w:rsidRPr="00DC43AC" w:rsidRDefault="00572585" w:rsidP="00572585">
      <w:pPr>
        <w:rPr>
          <w:rFonts w:cstheme="majorHAnsi"/>
          <w:b/>
          <w:sz w:val="28"/>
          <w:szCs w:val="26"/>
        </w:rPr>
      </w:pPr>
    </w:p>
    <w:p w14:paraId="25B0CFB3" w14:textId="77777777" w:rsidR="00C05CE5" w:rsidRPr="00DC43AC" w:rsidRDefault="00C05CE5" w:rsidP="00572585">
      <w:pPr>
        <w:rPr>
          <w:rFonts w:cstheme="majorHAnsi"/>
          <w:b/>
          <w:sz w:val="28"/>
          <w:szCs w:val="26"/>
        </w:rPr>
      </w:pPr>
    </w:p>
    <w:p w14:paraId="0B1CDC0C"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6D327FEA" w14:textId="77777777"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14:paraId="45621FC1" w14:textId="77777777"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14:paraId="606910BE" w14:textId="77777777"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14:paraId="39B43CDD" w14:textId="77777777" w:rsidR="00C05CE5" w:rsidRPr="00DC43AC" w:rsidRDefault="00C05CE5" w:rsidP="00C05CE5">
      <w:pPr>
        <w:spacing w:after="0"/>
        <w:jc w:val="center"/>
        <w:rPr>
          <w:rFonts w:eastAsia="Times New Roman" w:cs="Times New Roman"/>
          <w:b/>
          <w:szCs w:val="26"/>
        </w:rPr>
      </w:pPr>
    </w:p>
    <w:p w14:paraId="528FBD15" w14:textId="77777777" w:rsidR="00C05CE5" w:rsidRPr="00DC43AC" w:rsidRDefault="00C05CE5" w:rsidP="00C05CE5">
      <w:pPr>
        <w:spacing w:after="0"/>
        <w:jc w:val="center"/>
        <w:rPr>
          <w:rFonts w:eastAsia="Times New Roman" w:cs="Times New Roman"/>
          <w:b/>
          <w:szCs w:val="26"/>
        </w:rPr>
      </w:pPr>
    </w:p>
    <w:p w14:paraId="6F559D73" w14:textId="77777777" w:rsidR="00C05CE5" w:rsidDel="007B6EC4" w:rsidRDefault="00C05CE5" w:rsidP="0030138A">
      <w:pPr>
        <w:pStyle w:val="Heading1"/>
        <w:rPr>
          <w:del w:id="0" w:author="User-Admin" w:date="2016-07-04T21:27:00Z"/>
        </w:rPr>
      </w:pPr>
      <w:r w:rsidRPr="00627E41">
        <w:rPr>
          <w:sz w:val="26"/>
          <w:szCs w:val="26"/>
          <w:lang w:val="vi-VN"/>
        </w:rPr>
        <w:br w:type="page"/>
      </w:r>
      <w:bookmarkStart w:id="1" w:name="_Toc455063065"/>
      <w:r w:rsidR="00AF158F">
        <w:lastRenderedPageBreak/>
        <w:t>TỔNG QUAN</w:t>
      </w:r>
      <w:bookmarkEnd w:id="1"/>
    </w:p>
    <w:p w14:paraId="71F4B5ED" w14:textId="5EAD7B6D" w:rsidR="006A3498" w:rsidRPr="006A3498" w:rsidRDefault="006A3498" w:rsidP="007B6EC4">
      <w:pPr>
        <w:pStyle w:val="Heading1"/>
        <w:pPrChange w:id="2" w:author="User-Admin" w:date="2016-07-04T21:27:00Z">
          <w:pPr/>
        </w:pPrChange>
      </w:pPr>
      <w:del w:id="3" w:author="User-Admin" w:date="2016-07-04T21:27:00Z">
        <w:r w:rsidRPr="008E29A0" w:rsidDel="007B6EC4">
          <w:rPr>
            <w:szCs w:val="26"/>
          </w:rPr>
          <w:delText>(Chương 1 phc facial ại)</w:delText>
        </w:r>
      </w:del>
    </w:p>
    <w:p w14:paraId="42864847" w14:textId="77777777" w:rsidR="00C05CE5" w:rsidRDefault="00AF158F" w:rsidP="00CF53A2">
      <w:pPr>
        <w:pStyle w:val="Heading2"/>
        <w:rPr>
          <w:rFonts w:eastAsia="Times New Roman" w:cs="Times New Roman"/>
          <w:lang w:val="en-US"/>
        </w:rPr>
      </w:pPr>
      <w:bookmarkStart w:id="4" w:name="_Toc455063066"/>
      <w:r>
        <w:rPr>
          <w:rFonts w:eastAsia="Times New Roman" w:cs="Times New Roman"/>
          <w:lang w:val="en-US"/>
        </w:rPr>
        <w:t>Đặt vấn đề</w:t>
      </w:r>
      <w:bookmarkEnd w:id="4"/>
    </w:p>
    <w:p w14:paraId="348F9D3E" w14:textId="77777777"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14:paraId="04901803" w14:textId="77777777" w:rsidR="007F4B40" w:rsidRDefault="004903FF" w:rsidP="004903FF">
      <w:pPr>
        <w:pStyle w:val="Heading2"/>
        <w:rPr>
          <w:lang w:val="en-US"/>
        </w:rPr>
      </w:pPr>
      <w:bookmarkStart w:id="5" w:name="_Toc455063067"/>
      <w:bookmarkStart w:id="6" w:name="_Toc140297269"/>
      <w:bookmarkStart w:id="7" w:name="_Toc142813558"/>
      <w:r>
        <w:rPr>
          <w:lang w:val="en-US"/>
        </w:rPr>
        <w:t>Các nghiên cứu liên quan</w:t>
      </w:r>
      <w:bookmarkEnd w:id="5"/>
    </w:p>
    <w:p w14:paraId="26F5DF51" w14:textId="77777777"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thu được và cuối cùng là phân loại dạng cảm xúc.</w:t>
      </w:r>
    </w:p>
    <w:p w14:paraId="4184F10E" w14:textId="77777777"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14:paraId="24207CA1" w14:textId="77777777" w:rsidR="00DE50E4" w:rsidRDefault="00DE50E4" w:rsidP="00151763">
      <w:pPr>
        <w:rPr>
          <w:lang w:val="en-US"/>
        </w:rPr>
      </w:pPr>
      <w:r>
        <w:rPr>
          <w:lang w:val="en-US"/>
        </w:rPr>
        <w:t xml:space="preserve">Về vấn đề trích xuất dữ liệu, nhóm của Cohn [3] </w:t>
      </w:r>
      <w:r w:rsidR="00B570C2">
        <w:rPr>
          <w:lang w:val="en-US"/>
        </w:rPr>
        <w:t xml:space="preserve">đầu tiên khoanh vùng các điểm feature trong frame ảnh đầu tiên của chuỗi ảnh bằng tay, sau đó sử dụng </w:t>
      </w:r>
      <w:r w:rsidR="00B570C2">
        <w:rPr>
          <w:lang w:val="en-US"/>
        </w:rPr>
        <w:lastRenderedPageBreak/>
        <w:t>hierarchical optical flow để track chuyển động của các cửa sổ nhỏ xung quanh các điểm đó xuyên suốt các frame. Những vector chuyển vị tính được cho mỗi landmark giữa frame khởi đầu và đỉnh điểm thể hiện thông tin thu được về biểu cảm khuôn mặt.</w:t>
      </w:r>
    </w:p>
    <w:p w14:paraId="0D59FE77" w14:textId="77777777"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theo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14:paraId="5083C3C4" w14:textId="08A2F00C" w:rsidR="004903FF" w:rsidRDefault="004903FF" w:rsidP="004903FF">
      <w:pPr>
        <w:pStyle w:val="Heading2"/>
        <w:rPr>
          <w:lang w:val="en-US"/>
        </w:rPr>
      </w:pPr>
      <w:bookmarkStart w:id="8" w:name="_Toc455063068"/>
      <w:r>
        <w:rPr>
          <w:lang w:val="en-US"/>
        </w:rPr>
        <w:t xml:space="preserve">Mục tiêu đề tài, phạm vi </w:t>
      </w:r>
      <w:ins w:id="9" w:author="User-Admin" w:date="2016-07-04T21:28:00Z">
        <w:r w:rsidR="007B6EC4">
          <w:rPr>
            <w:lang w:val="en-US"/>
          </w:rPr>
          <w:t>đề tài</w:t>
        </w:r>
      </w:ins>
      <w:del w:id="10" w:author="User-Admin" w:date="2016-07-04T21:28:00Z">
        <w:r w:rsidDel="007B6EC4">
          <w:rPr>
            <w:lang w:val="en-US"/>
          </w:rPr>
          <w:delText>bài toán</w:delText>
        </w:r>
      </w:del>
      <w:bookmarkEnd w:id="8"/>
    </w:p>
    <w:p w14:paraId="1F72E6D6" w14:textId="77777777" w:rsidR="007B6EC4" w:rsidRDefault="007B6EC4" w:rsidP="007B6EC4">
      <w:pPr>
        <w:pStyle w:val="Heading3"/>
        <w:rPr>
          <w:ins w:id="11" w:author="User-Admin" w:date="2016-07-04T21:28:00Z"/>
          <w:lang w:val="en-US"/>
        </w:rPr>
      </w:pPr>
      <w:bookmarkStart w:id="12" w:name="_Toc455391734"/>
      <w:ins w:id="13" w:author="User-Admin" w:date="2016-07-04T21:28:00Z">
        <w:r>
          <w:rPr>
            <w:lang w:val="en-US"/>
          </w:rPr>
          <w:t>Mục tiêu đề tài</w:t>
        </w:r>
        <w:bookmarkEnd w:id="12"/>
      </w:ins>
    </w:p>
    <w:p w14:paraId="160E7264" w14:textId="77777777" w:rsidR="007B6EC4" w:rsidRPr="00A25595" w:rsidRDefault="007B6EC4" w:rsidP="007B6EC4">
      <w:pPr>
        <w:rPr>
          <w:ins w:id="14" w:author="User-Admin" w:date="2016-07-04T21:28:00Z"/>
          <w:lang w:val="en-US"/>
        </w:rPr>
      </w:pPr>
      <w:ins w:id="15" w:author="User-Admin" w:date="2016-07-04T21:28:00Z">
        <w:r>
          <w:rPr>
            <w:lang w:val="en-US"/>
          </w:rPr>
          <w:t>Đề tài tập trung nghiên cứu 1 ứng dụng có khả năng nhận biết được cảm xúc của con người theo thời gian thông qua camera lưu giữ hình ảnh của họ.</w:t>
        </w:r>
      </w:ins>
    </w:p>
    <w:p w14:paraId="43472737" w14:textId="77777777" w:rsidR="007B6EC4" w:rsidRPr="00A25595" w:rsidRDefault="007B6EC4" w:rsidP="007B6EC4">
      <w:pPr>
        <w:pStyle w:val="Heading3"/>
        <w:rPr>
          <w:ins w:id="16" w:author="User-Admin" w:date="2016-07-04T21:28:00Z"/>
          <w:lang w:val="en-US"/>
        </w:rPr>
      </w:pPr>
      <w:bookmarkStart w:id="17" w:name="_Toc455391735"/>
      <w:ins w:id="18" w:author="User-Admin" w:date="2016-07-04T21:28:00Z">
        <w:r>
          <w:rPr>
            <w:lang w:val="en-US"/>
          </w:rPr>
          <w:t xml:space="preserve">Phạm vi </w:t>
        </w:r>
        <w:bookmarkEnd w:id="17"/>
        <w:r>
          <w:rPr>
            <w:lang w:val="en-US"/>
          </w:rPr>
          <w:t>đề tài</w:t>
        </w:r>
      </w:ins>
    </w:p>
    <w:p w14:paraId="69FA1A4E" w14:textId="1BB84E5C" w:rsidR="004903FF" w:rsidRPr="004903FF" w:rsidRDefault="007B6EC4" w:rsidP="007B6EC4">
      <w:pPr>
        <w:rPr>
          <w:lang w:val="en-US"/>
        </w:rPr>
      </w:pPr>
      <w:ins w:id="19" w:author="User-Admin" w:date="2016-07-04T21:28:00Z">
        <w:r>
          <w:rPr>
            <w:lang w:val="en-US"/>
          </w:rPr>
          <w:t>Để có thể thực hiện được mục tiêu của đề tài thì chúng tôi sử dụng thuật toán nhận diện facial landmark của V.Kazemi và J.Sullivan [2] để tối ưu hóa thời gian nhận diện các facial landmark. Sau khi tiền xử lý landmark thu được nhóm sẽ tính toán 1 set gồm nhiều feature kèm với các label. Trong nghiên cứu này thì nhóm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ins>
      <w:del w:id="20" w:author="User-Admin" w:date="2016-07-04T21:28:00Z">
        <w:r w:rsidR="000F120E" w:rsidDel="007B6EC4">
          <w:rPr>
            <w:lang w:val="en-US"/>
          </w:rPr>
          <w:delText xml:space="preserve">Nhóm sẽ </w:delText>
        </w:r>
        <w:r w:rsidR="00013DDE" w:rsidDel="007B6EC4">
          <w:rPr>
            <w:lang w:val="en-US"/>
          </w:rPr>
          <w:delText>sử dụng thuật toán nhận diện facial landmark của V.Kazemi và J.Sullivan [2] để tối ưu hóa thời gian nhận diện các facial landmark. Sau khi tiền xử lý landmark thu được nhóm sẽ tính toán 1 set gồm 105 feature kèm với các label. Trong nghiên cứu này thì nhóm không dựa vào FACS mà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delText>
        </w:r>
      </w:del>
    </w:p>
    <w:p w14:paraId="3AD015F3" w14:textId="77777777" w:rsidR="0074104A" w:rsidRDefault="0074104A" w:rsidP="0074104A">
      <w:pPr>
        <w:pStyle w:val="Heading2"/>
        <w:rPr>
          <w:lang w:val="en-US"/>
        </w:rPr>
      </w:pPr>
      <w:bookmarkStart w:id="21" w:name="_Toc455063069"/>
      <w:r>
        <w:rPr>
          <w:lang w:val="en-US"/>
        </w:rPr>
        <w:lastRenderedPageBreak/>
        <w:t>Bố cục luận văn</w:t>
      </w:r>
      <w:bookmarkEnd w:id="21"/>
    </w:p>
    <w:p w14:paraId="5BE6EF88" w14:textId="77777777" w:rsidR="0074104A" w:rsidRDefault="0074104A" w:rsidP="00E41016">
      <w:pPr>
        <w:rPr>
          <w:lang w:val="en-US"/>
        </w:rPr>
      </w:pPr>
      <w:r>
        <w:rPr>
          <w:b/>
          <w:lang w:val="en-US"/>
        </w:rPr>
        <w:t xml:space="preserve">Chương 1: </w:t>
      </w:r>
      <w:r>
        <w:rPr>
          <w:lang w:val="en-US"/>
        </w:rPr>
        <w:t>Trình bày cách thu thập dữ liệ</w:t>
      </w:r>
      <w:r w:rsidR="00402150">
        <w:rPr>
          <w:lang w:val="en-US"/>
        </w:rPr>
        <w:t xml:space="preserve">u. </w:t>
      </w:r>
      <w:r>
        <w:rPr>
          <w:lang w:val="en-US"/>
        </w:rPr>
        <w:t>Bên cạnh việc thu thập dữ liệu cho ứng dụng chính, nhóm cũng sẽ trình bày những thuật giải tiền xử lý dữ liệu bao gồm: tiền xử lý ảnh, tính toán vị trí các facial landmark.</w:t>
      </w:r>
    </w:p>
    <w:p w14:paraId="45800F98" w14:textId="77777777" w:rsidR="0074104A" w:rsidRDefault="0074104A" w:rsidP="00E41016">
      <w:pPr>
        <w:rPr>
          <w:lang w:val="en-US"/>
        </w:rPr>
      </w:pPr>
      <w:r>
        <w:rPr>
          <w:b/>
          <w:lang w:val="en-US"/>
        </w:rPr>
        <w:t xml:space="preserve">Chương 2: </w:t>
      </w:r>
      <w:r>
        <w:rPr>
          <w:lang w:val="en-US"/>
        </w:rPr>
        <w:t>Trình bày cách trích xuất feature từ vị trí các facial landmark thu đượ</w:t>
      </w:r>
      <w:r w:rsidR="00402150">
        <w:rPr>
          <w:lang w:val="en-US"/>
        </w:rPr>
        <w:t>c</w:t>
      </w:r>
      <w:r>
        <w:rPr>
          <w:lang w:val="en-US"/>
        </w:rPr>
        <w:t>, từ đó gán nhãn cho các feature vector tạo thành bộ dữ liệu cho việc training.</w:t>
      </w:r>
    </w:p>
    <w:p w14:paraId="5CE3163B" w14:textId="77777777" w:rsidR="00E41016" w:rsidRDefault="0074104A" w:rsidP="00E41016">
      <w:pPr>
        <w:rPr>
          <w:lang w:val="en-US"/>
        </w:rPr>
      </w:pPr>
      <w:r>
        <w:rPr>
          <w:b/>
          <w:lang w:val="en-US"/>
        </w:rPr>
        <w:t>Chương 3:</w:t>
      </w:r>
      <w:r>
        <w:rPr>
          <w:lang w:val="en-US"/>
        </w:rPr>
        <w:t xml:space="preserve"> </w:t>
      </w:r>
      <w:r w:rsidR="00B93B8B">
        <w:rPr>
          <w:lang w:val="en-US"/>
        </w:rPr>
        <w:t xml:space="preserve">Giới thiệu sơ lược về cơ sở lý thuyết sử dụng trong ứng dụng </w:t>
      </w:r>
      <w:r w:rsidR="00B93B8B">
        <w:rPr>
          <w:i/>
          <w:lang w:val="en-US"/>
        </w:rPr>
        <w:t>EMO</w:t>
      </w:r>
      <w:r w:rsidR="00E41016">
        <w:rPr>
          <w:lang w:val="en-US"/>
        </w:rPr>
        <w:t xml:space="preserve"> : Support Vector Machines (SVM). Đây sẽ là nền tảng kiến thức cho việc xây dựng các mô hình học để dự đoán cảm xúc thể hiện trên khuôn mặt của người dùng.</w:t>
      </w:r>
    </w:p>
    <w:p w14:paraId="0ED8B160" w14:textId="77777777" w:rsidR="00E41016" w:rsidRDefault="00E41016" w:rsidP="00E41016">
      <w:pPr>
        <w:rPr>
          <w:lang w:val="en-US"/>
        </w:rPr>
      </w:pPr>
      <w:r>
        <w:rPr>
          <w:b/>
          <w:lang w:val="en-US"/>
        </w:rPr>
        <w:t xml:space="preserve">Chương 4: </w:t>
      </w:r>
      <w:r>
        <w:rPr>
          <w:lang w:val="en-US"/>
        </w:rPr>
        <w:t>Trình bày quá trình xây dựng ứng dụng và kết quả thực nghiệm</w:t>
      </w:r>
    </w:p>
    <w:p w14:paraId="2A195E7B" w14:textId="77777777" w:rsidR="00E41016" w:rsidRPr="00E41016" w:rsidRDefault="00E41016" w:rsidP="00D33DE2">
      <w:pPr>
        <w:jc w:val="left"/>
        <w:rPr>
          <w:lang w:val="en-US"/>
        </w:rPr>
        <w:sectPr w:rsidR="00E41016" w:rsidRPr="00E41016" w:rsidSect="00745672">
          <w:footerReference w:type="default" r:id="rId8"/>
          <w:pgSz w:w="11906" w:h="16838"/>
          <w:pgMar w:top="1701" w:right="1134" w:bottom="1985" w:left="1985" w:header="708" w:footer="708" w:gutter="0"/>
          <w:pgNumType w:start="1"/>
          <w:cols w:space="708"/>
          <w:docGrid w:linePitch="360"/>
        </w:sectPr>
        <w:pPrChange w:id="22" w:author="User-Admin" w:date="2016-07-04T21:53:00Z">
          <w:pPr/>
        </w:pPrChange>
      </w:pPr>
      <w:r>
        <w:rPr>
          <w:b/>
          <w:lang w:val="en-US"/>
        </w:rPr>
        <w:t xml:space="preserve">Chương 5: </w:t>
      </w:r>
      <w:r>
        <w:rPr>
          <w:lang w:val="en-US"/>
        </w:rPr>
        <w:t>Trình bày những ưu khuyết điểm, hướng phát triển và kết luận của luận văn</w:t>
      </w:r>
    </w:p>
    <w:p w14:paraId="2A4A6DC6" w14:textId="3CCFAAFE" w:rsidR="00C05CE5" w:rsidRDefault="007B6EC4" w:rsidP="00F300BB">
      <w:pPr>
        <w:pStyle w:val="Heading1"/>
      </w:pPr>
      <w:bookmarkStart w:id="23" w:name="_Toc455063071"/>
      <w:bookmarkEnd w:id="6"/>
      <w:bookmarkEnd w:id="7"/>
      <w:ins w:id="24" w:author="User-Admin" w:date="2016-07-04T21:29:00Z">
        <w:r>
          <w:lastRenderedPageBreak/>
          <w:t>BÀI TOÁN NHẬN DIỆN CẢM XÚC</w:t>
        </w:r>
      </w:ins>
      <w:del w:id="25" w:author="User-Admin" w:date="2016-07-04T21:29:00Z">
        <w:r w:rsidR="0074104A" w:rsidDel="007B6EC4">
          <w:delText>CƠ SỞ LÝ THUYẾT</w:delText>
        </w:r>
      </w:del>
      <w:bookmarkEnd w:id="23"/>
    </w:p>
    <w:p w14:paraId="04621DA6" w14:textId="3F51B669" w:rsidR="00715D2F" w:rsidDel="007B6EC4" w:rsidRDefault="007B6EC4" w:rsidP="00715D2F">
      <w:pPr>
        <w:rPr>
          <w:del w:id="26" w:author="User-Admin" w:date="2016-07-04T21:29:00Z"/>
        </w:rPr>
      </w:pPr>
      <w:ins w:id="27" w:author="User-Admin" w:date="2016-07-04T21:29:00Z">
        <w:r>
          <w:rPr>
            <w:lang w:val="en-US"/>
          </w:rPr>
          <w:t>Ở chương này chúng tôi mô tả vấn đề nhận diện cảm xúc bằng bài toán cụ thể và cách thức giải quyết bài toán đó cùng với những kiến thức cần thiết để có thể giải quyết bài toán.</w:t>
        </w:r>
        <w:r w:rsidDel="007B6EC4">
          <w:t xml:space="preserve"> </w:t>
        </w:r>
      </w:ins>
      <w:del w:id="28" w:author="User-Admin" w:date="2016-07-04T21:29:00Z">
        <w:r w:rsidR="00715D2F" w:rsidDel="007B6EC4">
          <w:delText xml:space="preserve">(tóm tắt chương </w:delText>
        </w:r>
        <w:r w:rsidR="000B52C9" w:rsidDel="007B6EC4">
          <w:delText>sẽ</w:delText>
        </w:r>
        <w:r w:rsidR="00715D2F" w:rsidDel="007B6EC4">
          <w:delText xml:space="preserve"> nói gì)</w:delText>
        </w:r>
      </w:del>
    </w:p>
    <w:p w14:paraId="16FE56F3" w14:textId="7562CA5E" w:rsidR="00861440" w:rsidRPr="00715D2F" w:rsidRDefault="00861440" w:rsidP="008E29A0"/>
    <w:p w14:paraId="3B8AE78E" w14:textId="70CC46DA" w:rsidR="00861440" w:rsidRDefault="00861440" w:rsidP="00861440">
      <w:pPr>
        <w:pStyle w:val="Heading2"/>
        <w:rPr>
          <w:ins w:id="29" w:author="User-Admin" w:date="2016-07-04T21:30:00Z"/>
          <w:rFonts w:eastAsia="Times New Roman" w:cs="Times New Roman"/>
          <w:lang w:val="en-US"/>
        </w:rPr>
      </w:pPr>
      <w:bookmarkStart w:id="30" w:name="_Toc455063072"/>
      <w:del w:id="31" w:author="User-Admin" w:date="2016-07-04T21:30:00Z">
        <w:r w:rsidDel="007B6EC4">
          <w:rPr>
            <w:rFonts w:eastAsia="Times New Roman" w:cs="Times New Roman"/>
            <w:lang w:val="en-US"/>
          </w:rPr>
          <w:delText>Giới thiệu về b</w:delText>
        </w:r>
      </w:del>
      <w:ins w:id="32" w:author="User-Admin" w:date="2016-07-04T21:30:00Z">
        <w:r w:rsidR="007B6EC4">
          <w:rPr>
            <w:rFonts w:eastAsia="Times New Roman" w:cs="Times New Roman"/>
            <w:lang w:val="en-US"/>
          </w:rPr>
          <w:t>B</w:t>
        </w:r>
      </w:ins>
      <w:r>
        <w:rPr>
          <w:rFonts w:eastAsia="Times New Roman" w:cs="Times New Roman"/>
          <w:lang w:val="en-US"/>
        </w:rPr>
        <w:t>ài toán tìm facial landmarks</w:t>
      </w:r>
    </w:p>
    <w:p w14:paraId="596BAF27" w14:textId="1797DE2C" w:rsidR="007B6EC4" w:rsidRDefault="007B6EC4" w:rsidP="007B6EC4">
      <w:pPr>
        <w:pStyle w:val="Heading3"/>
        <w:rPr>
          <w:ins w:id="33" w:author="User-Admin" w:date="2016-07-04T21:31:00Z"/>
          <w:lang w:val="en-US"/>
        </w:rPr>
        <w:pPrChange w:id="34" w:author="User-Admin" w:date="2016-07-04T21:30:00Z">
          <w:pPr>
            <w:pStyle w:val="Heading2"/>
          </w:pPr>
        </w:pPrChange>
      </w:pPr>
      <w:ins w:id="35" w:author="User-Admin" w:date="2016-07-04T21:30:00Z">
        <w:r>
          <w:rPr>
            <w:lang w:val="en-US"/>
          </w:rPr>
          <w:t>Đặc tả bài toán</w:t>
        </w:r>
      </w:ins>
    </w:p>
    <w:p w14:paraId="6580D5F2" w14:textId="72ADCFD5" w:rsidR="007B6EC4" w:rsidRDefault="007B6EC4" w:rsidP="007B6EC4">
      <w:pPr>
        <w:rPr>
          <w:ins w:id="36" w:author="User-Admin" w:date="2016-07-04T21:33:00Z"/>
          <w:lang w:val="en-US"/>
        </w:rPr>
        <w:pPrChange w:id="37" w:author="User-Admin" w:date="2016-07-04T21:31:00Z">
          <w:pPr>
            <w:pStyle w:val="Heading2"/>
          </w:pPr>
        </w:pPrChange>
      </w:pPr>
      <w:ins w:id="38" w:author="User-Admin" w:date="2016-07-04T21:31:00Z">
        <w:r>
          <w:rPr>
            <w:lang w:val="en-US"/>
          </w:rPr>
          <w:t>Như chúng ta đã biết thì cảm xúc của một người thể hiện chủ yếu trên khuôn mặt của người đó</w:t>
        </w:r>
      </w:ins>
      <w:ins w:id="39" w:author="User-Admin" w:date="2016-07-04T21:32:00Z">
        <w:r>
          <w:rPr>
            <w:lang w:val="en-US"/>
          </w:rPr>
          <w:t xml:space="preserve"> mà cụ thể là những điểm đặc trưng trên khuôn mặt, những điểm này thể hiện rất rõ </w:t>
        </w:r>
      </w:ins>
      <w:ins w:id="40" w:author="User-Admin" w:date="2016-07-04T21:33:00Z">
        <w:r>
          <w:rPr>
            <w:lang w:val="en-US"/>
          </w:rPr>
          <w:t>khi một người thể hiện cảm xúc của bản thân họ.</w:t>
        </w:r>
      </w:ins>
    </w:p>
    <w:p w14:paraId="60D1FB98" w14:textId="4E451892" w:rsidR="007B6EC4" w:rsidRDefault="007B6EC4" w:rsidP="007B6EC4">
      <w:pPr>
        <w:rPr>
          <w:ins w:id="41" w:author="User-Admin" w:date="2016-07-04T21:46:00Z"/>
          <w:lang w:val="en-US"/>
        </w:rPr>
        <w:pPrChange w:id="42" w:author="User-Admin" w:date="2016-07-04T21:31:00Z">
          <w:pPr>
            <w:pStyle w:val="Heading2"/>
          </w:pPr>
        </w:pPrChange>
      </w:pPr>
      <w:ins w:id="43" w:author="User-Admin" w:date="2016-07-04T21:34:00Z">
        <w:r>
          <w:rPr>
            <w:lang w:val="en-US"/>
          </w:rPr>
          <w:t>Như vậy để có thể nhận diện cảm xúc của một người thì công đoạn đầu tiên là chúng tôi đi tìm các điểm đặc trưng trên khuôn mặt của người đó.</w:t>
        </w:r>
      </w:ins>
      <w:ins w:id="44" w:author="User-Admin" w:date="2016-07-04T21:40:00Z">
        <w:r w:rsidR="00987AB4">
          <w:rPr>
            <w:lang w:val="en-US"/>
          </w:rPr>
          <w:t xml:space="preserve"> </w:t>
        </w:r>
      </w:ins>
      <w:ins w:id="45" w:author="User-Admin" w:date="2016-07-04T21:46:00Z">
        <w:r w:rsidR="00D33DE2">
          <w:rPr>
            <w:lang w:val="en-US"/>
          </w:rPr>
          <w:t>Bài toán được đặt ra là tìm facial landmarks trên khuôn mặt một người thông qua thiết bị ghi hình ảnh.</w:t>
        </w:r>
      </w:ins>
    </w:p>
    <w:p w14:paraId="3FA594AA" w14:textId="66E878D3" w:rsidR="00D33DE2" w:rsidRDefault="00D33DE2" w:rsidP="007B6EC4">
      <w:pPr>
        <w:rPr>
          <w:ins w:id="46" w:author="User-Admin" w:date="2016-07-04T21:50:00Z"/>
          <w:lang w:val="en-US"/>
        </w:rPr>
        <w:pPrChange w:id="47" w:author="User-Admin" w:date="2016-07-04T21:31:00Z">
          <w:pPr>
            <w:pStyle w:val="Heading2"/>
          </w:pPr>
        </w:pPrChange>
      </w:pPr>
      <w:ins w:id="48" w:author="User-Admin" w:date="2016-07-04T21:48:00Z">
        <w:r>
          <w:rPr>
            <w:lang w:val="en-US"/>
          </w:rPr>
          <w:t>Input: Ảnh (</w:t>
        </w:r>
      </w:ins>
      <w:ins w:id="49" w:author="User-Admin" w:date="2016-07-04T21:49:00Z">
        <w:r>
          <w:rPr>
            <w:lang w:val="en-US"/>
          </w:rPr>
          <w:t>full frontal face</w:t>
        </w:r>
      </w:ins>
      <w:ins w:id="50" w:author="User-Admin" w:date="2016-07-04T21:48:00Z">
        <w:r>
          <w:rPr>
            <w:lang w:val="en-US"/>
          </w:rPr>
          <w:t xml:space="preserve">) của </w:t>
        </w:r>
      </w:ins>
      <w:ins w:id="51" w:author="User-Admin" w:date="2016-07-04T21:50:00Z">
        <w:r>
          <w:rPr>
            <w:lang w:val="en-US"/>
          </w:rPr>
          <w:t>một người</w:t>
        </w:r>
      </w:ins>
    </w:p>
    <w:p w14:paraId="4DC05778" w14:textId="7AA25846" w:rsidR="00D33DE2" w:rsidRPr="008E29A0" w:rsidRDefault="00D33DE2" w:rsidP="007B6EC4">
      <w:pPr>
        <w:rPr>
          <w:ins w:id="52" w:author="User-Admin" w:date="2016-07-04T21:30:00Z"/>
          <w:lang w:val="en-US"/>
        </w:rPr>
        <w:pPrChange w:id="53" w:author="User-Admin" w:date="2016-07-04T21:31:00Z">
          <w:pPr>
            <w:pStyle w:val="Heading2"/>
          </w:pPr>
        </w:pPrChange>
      </w:pPr>
      <w:ins w:id="54" w:author="User-Admin" w:date="2016-07-04T21:50:00Z">
        <w:r>
          <w:rPr>
            <w:lang w:val="en-US"/>
          </w:rPr>
          <w:t xml:space="preserve">Output: dữ liệu </w:t>
        </w:r>
      </w:ins>
      <w:ins w:id="55" w:author="User-Admin" w:date="2016-07-04T21:51:00Z">
        <w:r>
          <w:rPr>
            <w:lang w:val="en-US"/>
          </w:rPr>
          <w:t>facial landmarks</w:t>
        </w:r>
      </w:ins>
      <w:ins w:id="56" w:author="User-Admin" w:date="2016-07-04T21:50:00Z">
        <w:r>
          <w:rPr>
            <w:lang w:val="en-US"/>
          </w:rPr>
          <w:t xml:space="preserve"> của người đó</w:t>
        </w:r>
      </w:ins>
    </w:p>
    <w:p w14:paraId="1A2BA64F" w14:textId="7B28C0FE" w:rsidR="007B6EC4" w:rsidRDefault="007B6EC4" w:rsidP="007B6EC4">
      <w:pPr>
        <w:pStyle w:val="Heading3"/>
        <w:rPr>
          <w:ins w:id="57" w:author="User-Admin" w:date="2016-07-04T21:51:00Z"/>
          <w:lang w:val="en-US"/>
        </w:rPr>
        <w:pPrChange w:id="58" w:author="User-Admin" w:date="2016-07-04T21:30:00Z">
          <w:pPr>
            <w:pStyle w:val="Heading2"/>
          </w:pPr>
        </w:pPrChange>
      </w:pPr>
      <w:ins w:id="59" w:author="User-Admin" w:date="2016-07-04T21:30:00Z">
        <w:r>
          <w:rPr>
            <w:lang w:val="en-US"/>
          </w:rPr>
          <w:t>Phương thức giải quyết</w:t>
        </w:r>
      </w:ins>
    </w:p>
    <w:p w14:paraId="09F61AC9" w14:textId="5AA18302" w:rsidR="00D33DE2" w:rsidRDefault="00D33DE2" w:rsidP="00D33DE2">
      <w:pPr>
        <w:rPr>
          <w:ins w:id="60" w:author="User-Admin" w:date="2016-07-04T21:53:00Z"/>
          <w:lang w:val="en-US"/>
        </w:rPr>
        <w:pPrChange w:id="61" w:author="User-Admin" w:date="2016-07-04T21:51:00Z">
          <w:pPr>
            <w:pStyle w:val="Heading2"/>
          </w:pPr>
        </w:pPrChange>
      </w:pPr>
      <w:ins w:id="62" w:author="User-Admin" w:date="2016-07-04T21:52:00Z">
        <w:r>
          <w:rPr>
            <w:lang w:val="en-US"/>
          </w:rPr>
          <w:t xml:space="preserve">Hiện tại thì </w:t>
        </w:r>
      </w:ins>
      <w:ins w:id="63" w:author="User-Admin" w:date="2016-07-04T21:51:00Z">
        <w:r>
          <w:rPr>
            <w:lang w:val="en-US"/>
          </w:rPr>
          <w:t>có rất nhiều thuật toán để tìm fa</w:t>
        </w:r>
      </w:ins>
      <w:ins w:id="64" w:author="User-Admin" w:date="2016-07-04T21:52:00Z">
        <w:r>
          <w:rPr>
            <w:lang w:val="en-US"/>
          </w:rPr>
          <w:t xml:space="preserve">cial landmark. Chúng tôi chọn </w:t>
        </w:r>
      </w:ins>
      <w:ins w:id="65" w:author="User-Admin" w:date="2016-07-04T21:53:00Z">
        <w:r>
          <w:rPr>
            <w:lang w:val="en-US"/>
          </w:rPr>
          <w:t>thuật toán nhận diện facial landmark của V.Kazemi và J.Sullivan [2]</w:t>
        </w:r>
        <w:r>
          <w:rPr>
            <w:lang w:val="en-US"/>
          </w:rPr>
          <w:t xml:space="preserve"> vì độ hiệu quả của nó để tìm ra nhanh chóng 68 facial landmarks trên khuôn mặt của con người.</w:t>
        </w:r>
      </w:ins>
    </w:p>
    <w:p w14:paraId="4DA8AA7E" w14:textId="4BBEAC9F" w:rsidR="00D33DE2" w:rsidRPr="00D33DE2" w:rsidRDefault="00D33DE2" w:rsidP="00D33DE2">
      <w:pPr>
        <w:rPr>
          <w:lang w:val="en-US"/>
          <w:rPrChange w:id="66" w:author="User-Admin" w:date="2016-07-04T21:51:00Z">
            <w:rPr>
              <w:rFonts w:eastAsia="Times New Roman" w:cs="Times New Roman"/>
              <w:lang w:val="en-US"/>
            </w:rPr>
          </w:rPrChange>
        </w:rPr>
        <w:pPrChange w:id="67" w:author="User-Admin" w:date="2016-07-04T21:51:00Z">
          <w:pPr>
            <w:pStyle w:val="Heading2"/>
          </w:pPr>
        </w:pPrChange>
      </w:pPr>
      <w:ins w:id="68" w:author="User-Admin" w:date="2016-07-04T21:54:00Z">
        <w:r>
          <w:rPr>
            <w:lang w:val="en-US"/>
          </w:rPr>
          <w:t xml:space="preserve">Phương pháp </w:t>
        </w:r>
      </w:ins>
      <w:ins w:id="69" w:author="User-Admin" w:date="2016-07-04T21:55:00Z">
        <w:r>
          <w:rPr>
            <w:lang w:val="en-US"/>
          </w:rPr>
          <w:t xml:space="preserve">tìm facial landmark </w:t>
        </w:r>
      </w:ins>
      <w:ins w:id="70" w:author="User-Admin" w:date="2016-07-04T21:54:00Z">
        <w:r>
          <w:rPr>
            <w:lang w:val="en-US"/>
          </w:rPr>
          <w:t xml:space="preserve">của </w:t>
        </w:r>
      </w:ins>
      <w:ins w:id="71" w:author="User-Admin" w:date="2016-07-04T21:55:00Z">
        <w:r>
          <w:rPr>
            <w:lang w:val="en-US"/>
          </w:rPr>
          <w:t>V.Kazemi và J.Sullivan [2]</w:t>
        </w:r>
        <w:r>
          <w:rPr>
            <w:lang w:val="en-US"/>
          </w:rPr>
          <w:t xml:space="preserve"> sử dụng là</w:t>
        </w:r>
        <w:r w:rsidR="004E5347">
          <w:rPr>
            <w:lang w:val="en-US"/>
          </w:rPr>
          <w:t xml:space="preserve"> dùng learning each regressor</w:t>
        </w:r>
      </w:ins>
      <w:ins w:id="72" w:author="User-Admin" w:date="2016-07-04T21:56:00Z">
        <w:r w:rsidR="004E5347">
          <w:rPr>
            <w:lang w:val="en-US"/>
          </w:rPr>
          <w:t xml:space="preserve"> in the cascade</w:t>
        </w:r>
      </w:ins>
      <w:ins w:id="73" w:author="User-Admin" w:date="2016-07-04T21:59:00Z">
        <w:r w:rsidR="004E5347">
          <w:rPr>
            <w:lang w:val="en-US"/>
          </w:rPr>
          <w:t>.</w:t>
        </w:r>
      </w:ins>
      <w:ins w:id="74" w:author="User-Admin" w:date="2016-07-04T21:55:00Z">
        <w:r>
          <w:rPr>
            <w:lang w:val="en-US"/>
          </w:rPr>
          <w:t xml:space="preserve"> </w:t>
        </w:r>
      </w:ins>
    </w:p>
    <w:p w14:paraId="1F591466" w14:textId="67C70730" w:rsidR="00EF1415" w:rsidRDefault="007B6EC4" w:rsidP="00B93DE4">
      <w:pPr>
        <w:pStyle w:val="Heading2"/>
        <w:rPr>
          <w:ins w:id="75" w:author="User-Admin" w:date="2016-07-04T21:59:00Z"/>
          <w:rFonts w:eastAsia="Times New Roman" w:cs="Times New Roman"/>
          <w:lang w:val="en-US"/>
        </w:rPr>
      </w:pPr>
      <w:ins w:id="76" w:author="User-Admin" w:date="2016-07-04T21:30:00Z">
        <w:r>
          <w:rPr>
            <w:rFonts w:eastAsia="Times New Roman" w:cs="Times New Roman"/>
            <w:lang w:val="en-US"/>
          </w:rPr>
          <w:t>B</w:t>
        </w:r>
      </w:ins>
      <w:del w:id="77" w:author="User-Admin" w:date="2016-07-04T21:30:00Z">
        <w:r w:rsidR="00861440" w:rsidDel="007B6EC4">
          <w:rPr>
            <w:rFonts w:eastAsia="Times New Roman" w:cs="Times New Roman"/>
            <w:lang w:val="en-US"/>
          </w:rPr>
          <w:delText>Giới thiệu về b</w:delText>
        </w:r>
      </w:del>
      <w:r w:rsidR="00861440">
        <w:rPr>
          <w:rFonts w:eastAsia="Times New Roman" w:cs="Times New Roman"/>
          <w:lang w:val="en-US"/>
        </w:rPr>
        <w:t>ài toán nhận diện cảm xúc trước camera</w:t>
      </w:r>
    </w:p>
    <w:p w14:paraId="06164D7F" w14:textId="77777777" w:rsidR="004E5347" w:rsidRPr="001E0218" w:rsidRDefault="004E5347" w:rsidP="004E5347">
      <w:pPr>
        <w:pStyle w:val="Heading3"/>
        <w:rPr>
          <w:ins w:id="78" w:author="User-Admin" w:date="2016-07-04T21:59:00Z"/>
        </w:rPr>
      </w:pPr>
      <w:bookmarkStart w:id="79" w:name="_Toc455391739"/>
      <w:ins w:id="80" w:author="User-Admin" w:date="2016-07-04T21:59:00Z">
        <w:r>
          <w:rPr>
            <w:lang w:val="en-US"/>
          </w:rPr>
          <w:t>Đặc tả bài toán</w:t>
        </w:r>
        <w:bookmarkEnd w:id="79"/>
      </w:ins>
    </w:p>
    <w:p w14:paraId="20A7BAC2" w14:textId="77777777" w:rsidR="004E5347" w:rsidRDefault="004E5347" w:rsidP="004E5347">
      <w:pPr>
        <w:rPr>
          <w:ins w:id="81" w:author="User-Admin" w:date="2016-07-04T21:59:00Z"/>
        </w:rPr>
      </w:pPr>
      <w:ins w:id="82" w:author="User-Admin" w:date="2016-07-04T21:59:00Z">
        <w:r>
          <w:rPr>
            <w:lang w:val="en-US"/>
          </w:rPr>
          <w:t xml:space="preserve">Sau khi sử dụng thuật toán nhận diện facial landmark của V.Kazemi và J.Sullivan [2] ta trích xuất được 68 landmarks thể hiện 68 điểm quan trọng trên một khuôn mặt con người. </w:t>
        </w:r>
      </w:ins>
    </w:p>
    <w:p w14:paraId="5DB4721A" w14:textId="77777777" w:rsidR="004E5347" w:rsidRDefault="004E5347" w:rsidP="004E5347">
      <w:pPr>
        <w:rPr>
          <w:ins w:id="83" w:author="User-Admin" w:date="2016-07-04T22:01:00Z"/>
          <w:lang w:val="en-US"/>
        </w:rPr>
      </w:pPr>
      <w:ins w:id="84" w:author="User-Admin" w:date="2016-07-04T21:59:00Z">
        <w:r>
          <w:rPr>
            <w:lang w:val="en-US"/>
          </w:rPr>
          <w:lastRenderedPageBreak/>
          <w:t>Như vậy xử lý vấn đề nhận diện cảm xúc ở đây chính là chúng ta đi giải quyết bài toán trên đồ thị 68 điểm đó. Mỗi đồ thị thể hiện 1 trong 3 loại cảm xúc của 1 người.</w:t>
        </w:r>
      </w:ins>
    </w:p>
    <w:p w14:paraId="748A6289" w14:textId="0E711BA7" w:rsidR="004E5347" w:rsidRDefault="004E5347" w:rsidP="004E5347">
      <w:pPr>
        <w:rPr>
          <w:ins w:id="85" w:author="User-Admin" w:date="2016-07-04T22:03:00Z"/>
          <w:lang w:val="en-US"/>
        </w:rPr>
      </w:pPr>
      <w:ins w:id="86" w:author="User-Admin" w:date="2016-07-04T22:01:00Z">
        <w:r>
          <w:rPr>
            <w:lang w:val="en-US"/>
          </w:rPr>
          <w:t xml:space="preserve">Input: </w:t>
        </w:r>
      </w:ins>
      <w:ins w:id="87" w:author="User-Admin" w:date="2016-07-04T22:02:00Z">
        <w:r>
          <w:rPr>
            <w:lang w:val="en-US"/>
          </w:rPr>
          <w:t xml:space="preserve">dữ liệu </w:t>
        </w:r>
      </w:ins>
      <w:ins w:id="88" w:author="User-Admin" w:date="2016-07-04T22:01:00Z">
        <w:r>
          <w:rPr>
            <w:lang w:val="en-US"/>
          </w:rPr>
          <w:t xml:space="preserve">68 facial landmarks </w:t>
        </w:r>
      </w:ins>
      <w:ins w:id="89" w:author="User-Admin" w:date="2016-07-04T22:03:00Z">
        <w:r>
          <w:rPr>
            <w:lang w:val="en-US"/>
          </w:rPr>
          <w:t>của 1 người.</w:t>
        </w:r>
      </w:ins>
    </w:p>
    <w:p w14:paraId="4830AD31" w14:textId="0E3CE0D3" w:rsidR="004E5347" w:rsidRDefault="004E5347" w:rsidP="004E5347">
      <w:pPr>
        <w:rPr>
          <w:ins w:id="90" w:author="User-Admin" w:date="2016-07-04T21:59:00Z"/>
        </w:rPr>
      </w:pPr>
      <w:ins w:id="91" w:author="User-Admin" w:date="2016-07-04T22:03:00Z">
        <w:r>
          <w:rPr>
            <w:lang w:val="en-US"/>
          </w:rPr>
          <w:t>Output: cảm xúc của người đó.</w:t>
        </w:r>
      </w:ins>
    </w:p>
    <w:p w14:paraId="6E8A302D" w14:textId="3EB0E527" w:rsidR="004E5347" w:rsidRDefault="008E29A0" w:rsidP="004E5347">
      <w:pPr>
        <w:pStyle w:val="Heading3"/>
        <w:rPr>
          <w:ins w:id="92" w:author="User-Admin" w:date="2016-07-04T21:59:00Z"/>
        </w:rPr>
      </w:pPr>
      <w:bookmarkStart w:id="93" w:name="_Toc455391740"/>
      <w:ins w:id="94" w:author="User-Admin" w:date="2016-07-04T21:59:00Z">
        <w:r>
          <w:rPr>
            <w:lang w:val="en-US"/>
          </w:rPr>
          <w:t>Phương</w:t>
        </w:r>
        <w:r w:rsidR="004E5347">
          <w:rPr>
            <w:lang w:val="en-US"/>
          </w:rPr>
          <w:t xml:space="preserve"> thức giải quyết</w:t>
        </w:r>
        <w:bookmarkEnd w:id="93"/>
      </w:ins>
    </w:p>
    <w:p w14:paraId="7C8EEA47" w14:textId="67B85FAE" w:rsidR="004E5347" w:rsidRDefault="004E5347" w:rsidP="004E5347">
      <w:pPr>
        <w:rPr>
          <w:ins w:id="95" w:author="User-Admin" w:date="2016-07-04T21:59:00Z"/>
        </w:rPr>
      </w:pPr>
      <w:ins w:id="96" w:author="User-Admin" w:date="2016-07-04T21:59:00Z">
        <w:r>
          <w:rPr>
            <w:lang w:val="en-US"/>
          </w:rPr>
          <w:t xml:space="preserve">Theo như quan sát thực nghiệm và các paper liên quan về </w:t>
        </w:r>
      </w:ins>
      <w:ins w:id="97" w:author="User-Admin" w:date="2016-07-04T22:05:00Z">
        <w:r>
          <w:rPr>
            <w:lang w:val="en-US"/>
          </w:rPr>
          <w:t xml:space="preserve">nhận diện </w:t>
        </w:r>
      </w:ins>
      <w:ins w:id="98" w:author="User-Admin" w:date="2016-07-04T21:59:00Z">
        <w:r>
          <w:rPr>
            <w:lang w:val="en-US"/>
          </w:rPr>
          <w:t>cảm xúc con người, chúng ta đều nhận thấy rằng có những landmark trên khuôn mặt thể hiện rất rõ khi khuôn mặt con người biểu lộ cảm xúc so với lúc người đó ở trạng thái bình thường</w:t>
        </w:r>
      </w:ins>
    </w:p>
    <w:p w14:paraId="11BEA46D" w14:textId="77777777" w:rsidR="004E5347" w:rsidRDefault="004E5347" w:rsidP="004E5347">
      <w:pPr>
        <w:rPr>
          <w:ins w:id="99" w:author="User-Admin" w:date="2016-07-04T21:59:00Z"/>
        </w:rPr>
      </w:pPr>
      <w:ins w:id="100" w:author="User-Admin" w:date="2016-07-04T21:59:00Z">
        <w:r>
          <w:rPr>
            <w:lang w:val="en-US"/>
          </w:rPr>
          <w:t>VD: Những landmark trên mũi của con người là ít thay đổi khi con người biểu lộ cảm xúc hay nói khác đi là những landmark này không thể hiện cảm xúc của con người. Ngược lại, những điểm ở miệng, mắt, lông mi,… lại thể hiện rất rõ khi khuôn mặt biểu lộ cảm xúc.</w:t>
        </w:r>
      </w:ins>
    </w:p>
    <w:p w14:paraId="59B69C2C" w14:textId="30AAB8D9" w:rsidR="004E5347" w:rsidRDefault="004E5347" w:rsidP="004E5347">
      <w:pPr>
        <w:rPr>
          <w:ins w:id="101" w:author="User-Admin" w:date="2016-07-04T22:06:00Z"/>
          <w:lang w:val="en-US"/>
        </w:rPr>
      </w:pPr>
      <w:ins w:id="102" w:author="User-Admin" w:date="2016-07-04T21:59:00Z">
        <w:r>
          <w:rPr>
            <w:lang w:val="en-US"/>
          </w:rPr>
          <w:t>Từ những lập luận trên chúng tôi tạo dựng thêm những thuộc tính đặc trưng dựa trên 68 landmark</w:t>
        </w:r>
      </w:ins>
      <w:ins w:id="103" w:author="User-Admin" w:date="2016-07-04T22:06:00Z">
        <w:r>
          <w:rPr>
            <w:lang w:val="en-US"/>
          </w:rPr>
          <w:t>s</w:t>
        </w:r>
      </w:ins>
      <w:ins w:id="104" w:author="User-Admin" w:date="2016-07-04T21:59:00Z">
        <w:r>
          <w:rPr>
            <w:lang w:val="en-US"/>
          </w:rPr>
          <w:t xml:space="preserve"> kết hợp với những thuộc tính vốn có trong paper [</w:t>
        </w:r>
        <w:r w:rsidRPr="001E0218">
          <w:rPr>
            <w:color w:val="FF0000"/>
            <w:lang w:val="en-US"/>
          </w:rPr>
          <w:t>Novel method…]</w:t>
        </w:r>
        <w:r>
          <w:rPr>
            <w:color w:val="FF0000"/>
            <w:lang w:val="en-US"/>
          </w:rPr>
          <w:t xml:space="preserve"> </w:t>
        </w:r>
        <w:r>
          <w:rPr>
            <w:lang w:val="en-US"/>
          </w:rPr>
          <w:t>để mỗi đồ thị gồm 68 landmark</w:t>
        </w:r>
      </w:ins>
      <w:ins w:id="105" w:author="User-Admin" w:date="2016-07-04T22:06:00Z">
        <w:r>
          <w:rPr>
            <w:lang w:val="en-US"/>
          </w:rPr>
          <w:t>s</w:t>
        </w:r>
      </w:ins>
      <w:ins w:id="106" w:author="User-Admin" w:date="2016-07-04T21:59:00Z">
        <w:r>
          <w:rPr>
            <w:lang w:val="en-US"/>
          </w:rPr>
          <w:t xml:space="preserve"> sau khi xử lý cho ra 1 vecto gồm 105 chiều. Như vậy mỗi 1 cả</w:t>
        </w:r>
        <w:r>
          <w:rPr>
            <w:lang w:val="en-US"/>
          </w:rPr>
          <w:t xml:space="preserve">m xúc </w:t>
        </w:r>
        <w:r>
          <w:rPr>
            <w:lang w:val="en-US"/>
          </w:rPr>
          <w:t>sẽ được thể hiện bởi 1 vecto gồm 105 chiều.</w:t>
        </w:r>
      </w:ins>
    </w:p>
    <w:p w14:paraId="5AD1BAA5" w14:textId="6366BED6" w:rsidR="00310A75" w:rsidRDefault="00310A75" w:rsidP="004E5347">
      <w:pPr>
        <w:rPr>
          <w:ins w:id="107" w:author="User-Admin" w:date="2016-07-04T21:59:00Z"/>
        </w:rPr>
      </w:pPr>
      <w:ins w:id="108" w:author="User-Admin" w:date="2016-07-04T22:06:00Z">
        <w:r>
          <w:rPr>
            <w:lang w:val="en-US"/>
          </w:rPr>
          <w:t xml:space="preserve">Để có thể dự đoán được cảm xúc của con người thông qua camera thì </w:t>
        </w:r>
      </w:ins>
      <w:ins w:id="109" w:author="User-Admin" w:date="2016-07-04T22:07:00Z">
        <w:r>
          <w:rPr>
            <w:lang w:val="en-US"/>
          </w:rPr>
          <w:t xml:space="preserve">phương pháp </w:t>
        </w:r>
      </w:ins>
      <w:ins w:id="110" w:author="User-Admin" w:date="2016-07-04T22:06:00Z">
        <w:r>
          <w:rPr>
            <w:lang w:val="en-US"/>
          </w:rPr>
          <w:t xml:space="preserve">chúng tôi sử dụng là machine learning. Như vậy </w:t>
        </w:r>
      </w:ins>
      <w:ins w:id="111" w:author="User-Admin" w:date="2016-07-04T22:09:00Z">
        <w:r>
          <w:rPr>
            <w:lang w:val="en-US"/>
          </w:rPr>
          <w:t>cần có tập dữ liệu phục vụ cho quá trình learning trước khi dự đoán cảm xúc của con người. Chúng tôi đã tiến hành thu dữ liệu bằng nhiề</w:t>
        </w:r>
        <w:r w:rsidR="008E29A0">
          <w:rPr>
            <w:lang w:val="en-US"/>
          </w:rPr>
          <w:t>u hình</w:t>
        </w:r>
        <w:r>
          <w:rPr>
            <w:lang w:val="en-US"/>
          </w:rPr>
          <w:t xml:space="preserve"> thức. </w:t>
        </w:r>
      </w:ins>
    </w:p>
    <w:p w14:paraId="4D923520" w14:textId="77777777" w:rsidR="004E5347" w:rsidRDefault="004E5347" w:rsidP="004E5347">
      <w:pPr>
        <w:rPr>
          <w:ins w:id="112" w:author="User-Admin" w:date="2016-07-04T21:59:00Z"/>
        </w:rPr>
      </w:pPr>
      <w:ins w:id="113" w:author="User-Admin" w:date="2016-07-04T21:59:00Z">
        <w:r>
          <w:rPr>
            <w:lang w:val="en-US"/>
          </w:rPr>
          <w:t>Tập dữ liệu có khoảng 600 mẫu, tương ứng với mỗi loại cảm xúc là khoảng 200 mẫu. Sau đó chúng tôi tiến hành thử nghiệm 2 phương pháp học là SVMs và Decision Tree nhằm chọn ra model học để giải quyết tốt bài toán này.</w:t>
        </w:r>
      </w:ins>
    </w:p>
    <w:p w14:paraId="7CCAAB30" w14:textId="7D0CF11A" w:rsidR="004E5347" w:rsidRPr="004E5347" w:rsidRDefault="004E5347" w:rsidP="004E5347">
      <w:pPr>
        <w:rPr>
          <w:lang w:val="en-US"/>
          <w:rPrChange w:id="114" w:author="User-Admin" w:date="2016-07-04T21:59:00Z">
            <w:rPr>
              <w:rFonts w:eastAsia="Times New Roman" w:cs="Times New Roman"/>
              <w:lang w:val="en-US"/>
            </w:rPr>
          </w:rPrChange>
        </w:rPr>
        <w:pPrChange w:id="115" w:author="User-Admin" w:date="2016-07-04T21:59:00Z">
          <w:pPr>
            <w:pStyle w:val="Heading2"/>
          </w:pPr>
        </w:pPrChange>
      </w:pPr>
      <w:ins w:id="116" w:author="User-Admin" w:date="2016-07-04T21:59:00Z">
        <w:r>
          <w:rPr>
            <w:lang w:val="en-US"/>
          </w:rPr>
          <w:t>Bên dưới chúng tôi sẽ trình bày cơ sở lý thuyết về 2 phương pháp học dùng cho việc thử nghiệm.</w:t>
        </w:r>
      </w:ins>
    </w:p>
    <w:p w14:paraId="01DC7DDF" w14:textId="65426AAD" w:rsidR="00EF1415" w:rsidRDefault="0030138A" w:rsidP="00EF1415">
      <w:pPr>
        <w:pStyle w:val="Heading2"/>
        <w:rPr>
          <w:ins w:id="117" w:author="User-Admin" w:date="2016-07-04T22:11:00Z"/>
          <w:rFonts w:eastAsia="Times New Roman" w:cs="Times New Roman"/>
          <w:lang w:val="en-US"/>
        </w:rPr>
      </w:pPr>
      <w:r>
        <w:rPr>
          <w:rFonts w:eastAsia="Times New Roman" w:cs="Times New Roman"/>
          <w:lang w:val="en-US"/>
        </w:rPr>
        <w:lastRenderedPageBreak/>
        <w:t>Th</w:t>
      </w:r>
      <w:r w:rsidR="00EF1415">
        <w:rPr>
          <w:rFonts w:eastAsia="Times New Roman" w:cs="Times New Roman"/>
          <w:lang w:val="en-US"/>
        </w:rPr>
        <w:t>uật toán cây quyết định</w:t>
      </w:r>
      <w:r w:rsidR="004558E3">
        <w:rPr>
          <w:rFonts w:eastAsia="Times New Roman" w:cs="Times New Roman"/>
          <w:lang w:val="en-US"/>
        </w:rPr>
        <w:t xml:space="preserve"> (decision tree)</w:t>
      </w:r>
    </w:p>
    <w:p w14:paraId="060F0D48" w14:textId="77777777" w:rsidR="00310A75" w:rsidRDefault="00310A75" w:rsidP="00310A75">
      <w:pPr>
        <w:rPr>
          <w:ins w:id="118" w:author="User-Admin" w:date="2016-07-04T22:11:00Z"/>
          <w:lang w:val="en-US"/>
        </w:rPr>
      </w:pPr>
      <w:ins w:id="119" w:author="User-Admin" w:date="2016-07-04T22:11:00Z">
        <w:r>
          <w:rPr>
            <w:lang w:val="en-US"/>
          </w:rPr>
          <w:t xml:space="preserve">Thuật toán Decision Tree dùng trong lĩnh vực máy học là 1 kiểu học dự báo (predictive model), nghĩa là ánh xạ từ các quan sát của sự vật, hiện tượng dẫn đến kết luận hay giá trị mục tiêu của sự vật hiện tượng đó, mà ở trong phạm vi đề tài này sự vật, hiện tượng chính là cảm xúc của con người. </w:t>
        </w:r>
      </w:ins>
    </w:p>
    <w:p w14:paraId="0A7D3BCE" w14:textId="77777777" w:rsidR="00310A75" w:rsidRDefault="00310A75" w:rsidP="00310A75">
      <w:pPr>
        <w:pStyle w:val="Heading3"/>
        <w:rPr>
          <w:ins w:id="120" w:author="User-Admin" w:date="2016-07-04T22:11:00Z"/>
          <w:lang w:val="en-US"/>
        </w:rPr>
        <w:pPrChange w:id="121" w:author="User-Admin" w:date="2016-07-04T22:11:00Z">
          <w:pPr>
            <w:pStyle w:val="Heading4"/>
          </w:pPr>
        </w:pPrChange>
      </w:pPr>
      <w:ins w:id="122" w:author="User-Admin" w:date="2016-07-04T22:11:00Z">
        <w:r>
          <w:rPr>
            <w:lang w:val="en-US"/>
          </w:rPr>
          <w:t>Cấu trúc Decision Tree</w:t>
        </w:r>
      </w:ins>
    </w:p>
    <w:p w14:paraId="016C0D9B" w14:textId="77777777" w:rsidR="00310A75" w:rsidRDefault="00310A75" w:rsidP="00310A75">
      <w:pPr>
        <w:rPr>
          <w:ins w:id="123" w:author="User-Admin" w:date="2016-07-04T22:11:00Z"/>
          <w:lang w:val="en-US"/>
        </w:rPr>
      </w:pPr>
      <w:ins w:id="124" w:author="User-Admin" w:date="2016-07-04T22:11:00Z">
        <w:r>
          <w:rPr>
            <w:lang w:val="en-US"/>
          </w:rPr>
          <w:t>Về cơ bản, Decision Tree có cấu tạo là 1 đồ thị phát triển dạng cây, trong đó bao gồm:</w:t>
        </w:r>
      </w:ins>
    </w:p>
    <w:p w14:paraId="29529687" w14:textId="77777777" w:rsidR="00310A75" w:rsidRDefault="00310A75" w:rsidP="00310A75">
      <w:pPr>
        <w:rPr>
          <w:ins w:id="125" w:author="User-Admin" w:date="2016-07-04T22:11:00Z"/>
          <w:lang w:val="en-US"/>
        </w:rPr>
      </w:pPr>
      <w:ins w:id="126" w:author="User-Admin" w:date="2016-07-04T22:11:00Z">
        <w:r>
          <w:rPr>
            <w:lang w:val="en-US"/>
          </w:rPr>
          <w:t>- Gốc: là nốt trên cùng của cây.</w:t>
        </w:r>
      </w:ins>
    </w:p>
    <w:p w14:paraId="60657AC1" w14:textId="77777777" w:rsidR="00310A75" w:rsidRDefault="00310A75" w:rsidP="00310A75">
      <w:pPr>
        <w:rPr>
          <w:ins w:id="127" w:author="User-Admin" w:date="2016-07-04T22:11:00Z"/>
          <w:lang w:val="en-US"/>
        </w:rPr>
      </w:pPr>
      <w:ins w:id="128" w:author="User-Admin" w:date="2016-07-04T22:11:00Z">
        <w:r>
          <w:rPr>
            <w:lang w:val="en-US"/>
          </w:rPr>
          <w:t>- Node trong: tương ứng với 1 biến.</w:t>
        </w:r>
      </w:ins>
    </w:p>
    <w:p w14:paraId="30232EEB" w14:textId="77777777" w:rsidR="00310A75" w:rsidRDefault="00310A75" w:rsidP="00310A75">
      <w:pPr>
        <w:rPr>
          <w:ins w:id="129" w:author="User-Admin" w:date="2016-07-04T22:11:00Z"/>
          <w:lang w:val="en-US"/>
        </w:rPr>
      </w:pPr>
      <w:ins w:id="130" w:author="User-Admin" w:date="2016-07-04T22:11:00Z">
        <w:r>
          <w:rPr>
            <w:lang w:val="en-US"/>
          </w:rPr>
          <w:t>- Nhánh: là đường nối giữa node trong đến node con của nó thể hiện 1 giá trị cụ thể của node trong đó.</w:t>
        </w:r>
      </w:ins>
    </w:p>
    <w:p w14:paraId="50CBC5A3" w14:textId="77777777" w:rsidR="00310A75" w:rsidRDefault="00310A75" w:rsidP="00310A75">
      <w:pPr>
        <w:rPr>
          <w:ins w:id="131" w:author="User-Admin" w:date="2016-07-04T22:11:00Z"/>
          <w:lang w:val="en-US"/>
        </w:rPr>
      </w:pPr>
      <w:ins w:id="132" w:author="User-Admin" w:date="2016-07-04T22:11:00Z">
        <w:r>
          <w:rPr>
            <w:lang w:val="en-US"/>
          </w:rPr>
          <w:t>- Node lá: đại diện cho giá trị dự đoán của mục tiêu.</w:t>
        </w:r>
      </w:ins>
    </w:p>
    <w:p w14:paraId="3469D702" w14:textId="77777777" w:rsidR="00310A75" w:rsidRDefault="00310A75" w:rsidP="00310A75">
      <w:pPr>
        <w:pStyle w:val="Heading3"/>
        <w:rPr>
          <w:ins w:id="133" w:author="User-Admin" w:date="2016-07-04T22:11:00Z"/>
          <w:lang w:val="en-US"/>
        </w:rPr>
        <w:pPrChange w:id="134" w:author="User-Admin" w:date="2016-07-04T22:11:00Z">
          <w:pPr>
            <w:pStyle w:val="Heading4"/>
          </w:pPr>
        </w:pPrChange>
      </w:pPr>
      <w:ins w:id="135" w:author="User-Admin" w:date="2016-07-04T22:11:00Z">
        <w:r>
          <w:rPr>
            <w:lang w:val="en-US"/>
          </w:rPr>
          <w:t>Phân loại Decision Tree</w:t>
        </w:r>
      </w:ins>
    </w:p>
    <w:p w14:paraId="5B6A2491" w14:textId="77777777" w:rsidR="00310A75" w:rsidRDefault="00310A75" w:rsidP="00310A75">
      <w:pPr>
        <w:rPr>
          <w:ins w:id="136" w:author="User-Admin" w:date="2016-07-04T22:11:00Z"/>
          <w:lang w:val="en-US"/>
        </w:rPr>
      </w:pPr>
      <w:ins w:id="137" w:author="User-Admin" w:date="2016-07-04T22:11:00Z">
        <w:r>
          <w:rPr>
            <w:lang w:val="en-US"/>
          </w:rPr>
          <w:t>Decision Tree chia thành 2 loại phổ biến:</w:t>
        </w:r>
      </w:ins>
    </w:p>
    <w:p w14:paraId="1209BB66" w14:textId="77777777" w:rsidR="00310A75" w:rsidRDefault="00310A75" w:rsidP="00310A75">
      <w:pPr>
        <w:rPr>
          <w:ins w:id="138" w:author="User-Admin" w:date="2016-07-04T22:11:00Z"/>
          <w:lang w:val="en-US"/>
        </w:rPr>
      </w:pPr>
      <w:ins w:id="139" w:author="User-Admin" w:date="2016-07-04T22:11:00Z">
        <w:r>
          <w:rPr>
            <w:lang w:val="en-US"/>
          </w:rPr>
          <w:t>- Regression Tree: dùng để ước lượng giá trị cụ thể cho mục tiêu thay vì là phân loại mục tiêu.</w:t>
        </w:r>
      </w:ins>
    </w:p>
    <w:p w14:paraId="1A67010A" w14:textId="77777777" w:rsidR="00310A75" w:rsidRDefault="00310A75" w:rsidP="00310A75">
      <w:pPr>
        <w:rPr>
          <w:ins w:id="140" w:author="User-Admin" w:date="2016-07-04T22:11:00Z"/>
          <w:lang w:val="en-US"/>
        </w:rPr>
      </w:pPr>
      <w:ins w:id="141" w:author="User-Admin" w:date="2016-07-04T22:11:00Z">
        <w:r>
          <w:rPr>
            <w:lang w:val="en-US"/>
          </w:rPr>
          <w:t>Vd: Ước lượng giá trị của ngôi nhà, …</w:t>
        </w:r>
      </w:ins>
    </w:p>
    <w:p w14:paraId="7C9F8CF5" w14:textId="77777777" w:rsidR="00310A75" w:rsidRDefault="00310A75" w:rsidP="00310A75">
      <w:pPr>
        <w:rPr>
          <w:ins w:id="142" w:author="User-Admin" w:date="2016-07-04T22:11:00Z"/>
          <w:lang w:val="en-US"/>
        </w:rPr>
      </w:pPr>
      <w:ins w:id="143" w:author="User-Admin" w:date="2016-07-04T22:11:00Z">
        <w:r>
          <w:rPr>
            <w:lang w:val="en-US"/>
          </w:rPr>
          <w:t>- Classification Tree: khi biến mục tiêu là biến phân loại như: giới tính, kết quả (thắng, thua).</w:t>
        </w:r>
      </w:ins>
    </w:p>
    <w:p w14:paraId="0FEF9947" w14:textId="77777777" w:rsidR="00310A75" w:rsidRPr="001E0218" w:rsidRDefault="00310A75" w:rsidP="00310A75">
      <w:pPr>
        <w:pStyle w:val="Heading3"/>
        <w:rPr>
          <w:ins w:id="144" w:author="User-Admin" w:date="2016-07-04T22:11:00Z"/>
          <w:lang w:val="en-US"/>
        </w:rPr>
        <w:pPrChange w:id="145" w:author="User-Admin" w:date="2016-07-04T22:11:00Z">
          <w:pPr>
            <w:pStyle w:val="Heading4"/>
          </w:pPr>
        </w:pPrChange>
      </w:pPr>
      <w:ins w:id="146" w:author="User-Admin" w:date="2016-07-04T22:11:00Z">
        <w:r>
          <w:rPr>
            <w:lang w:val="en-US"/>
          </w:rPr>
          <w:t>Xây dựng Decision Tree</w:t>
        </w:r>
      </w:ins>
    </w:p>
    <w:p w14:paraId="75D7FF73" w14:textId="77777777" w:rsidR="00310A75" w:rsidRDefault="00310A75" w:rsidP="00310A75">
      <w:pPr>
        <w:rPr>
          <w:ins w:id="147" w:author="User-Admin" w:date="2016-07-04T22:11:00Z"/>
          <w:lang w:val="en-US"/>
        </w:rPr>
      </w:pPr>
      <w:ins w:id="148" w:author="User-Admin" w:date="2016-07-04T22:11:00Z">
        <w:r>
          <w:rPr>
            <w:lang w:val="en-US"/>
          </w:rPr>
          <w:t xml:space="preserve"> Kiểu dữ liệu để xây dựng Decision Tree là:</w:t>
        </w:r>
      </w:ins>
    </w:p>
    <w:p w14:paraId="7A6FC3A1" w14:textId="77777777" w:rsidR="00310A75" w:rsidRPr="003F577F" w:rsidRDefault="00310A75" w:rsidP="00310A75">
      <w:pPr>
        <w:rPr>
          <w:ins w:id="149" w:author="User-Admin" w:date="2016-07-04T22:11:00Z"/>
          <w:rFonts w:eastAsiaTheme="minorEastAsia"/>
          <w:lang w:val="en-US"/>
        </w:rPr>
      </w:pPr>
      <m:oMathPara>
        <m:oMath>
          <m:d>
            <m:dPr>
              <m:ctrlPr>
                <w:ins w:id="150" w:author="User-Admin" w:date="2016-07-04T22:11:00Z">
                  <w:rPr>
                    <w:rFonts w:ascii="Cambria Math" w:hAnsi="Cambria Math"/>
                    <w:i/>
                    <w:lang w:val="en-US"/>
                  </w:rPr>
                </w:ins>
              </m:ctrlPr>
            </m:dPr>
            <m:e>
              <m:acc>
                <m:accPr>
                  <m:chr m:val="⃗"/>
                  <m:ctrlPr>
                    <w:ins w:id="151" w:author="User-Admin" w:date="2016-07-04T22:11:00Z">
                      <w:rPr>
                        <w:rFonts w:ascii="Cambria Math" w:hAnsi="Cambria Math"/>
                        <w:i/>
                        <w:lang w:val="en-US"/>
                      </w:rPr>
                    </w:ins>
                  </m:ctrlPr>
                </m:accPr>
                <m:e>
                  <m:r>
                    <w:ins w:id="152" w:author="User-Admin" w:date="2016-07-04T22:11:00Z">
                      <w:rPr>
                        <w:rFonts w:ascii="Cambria Math" w:hAnsi="Cambria Math"/>
                        <w:lang w:val="en-US"/>
                      </w:rPr>
                      <m:t>x</m:t>
                    </w:ins>
                  </m:r>
                </m:e>
              </m:acc>
              <m:r>
                <w:ins w:id="153" w:author="User-Admin" w:date="2016-07-04T22:11:00Z">
                  <w:rPr>
                    <w:rFonts w:ascii="Cambria Math" w:hAnsi="Cambria Math"/>
                    <w:lang w:val="en-US"/>
                  </w:rPr>
                  <m:t>,y</m:t>
                </w:ins>
              </m:r>
            </m:e>
          </m:d>
          <m:r>
            <w:ins w:id="154" w:author="User-Admin" w:date="2016-07-04T22:11:00Z">
              <w:rPr>
                <w:rFonts w:ascii="Cambria Math" w:hAnsi="Cambria Math"/>
                <w:lang w:val="en-US"/>
              </w:rPr>
              <m:t>=(</m:t>
            </w:ins>
          </m:r>
          <m:sSub>
            <m:sSubPr>
              <m:ctrlPr>
                <w:ins w:id="155" w:author="User-Admin" w:date="2016-07-04T22:11:00Z">
                  <w:rPr>
                    <w:rFonts w:ascii="Cambria Math" w:hAnsi="Cambria Math"/>
                    <w:i/>
                    <w:lang w:val="en-US"/>
                  </w:rPr>
                </w:ins>
              </m:ctrlPr>
            </m:sSubPr>
            <m:e>
              <m:r>
                <w:ins w:id="156" w:author="User-Admin" w:date="2016-07-04T22:11:00Z">
                  <w:rPr>
                    <w:rFonts w:ascii="Cambria Math" w:hAnsi="Cambria Math"/>
                    <w:lang w:val="en-US"/>
                  </w:rPr>
                  <m:t>x</m:t>
                </w:ins>
              </m:r>
            </m:e>
            <m:sub>
              <m:r>
                <w:ins w:id="157" w:author="User-Admin" w:date="2016-07-04T22:11:00Z">
                  <w:rPr>
                    <w:rFonts w:ascii="Cambria Math" w:hAnsi="Cambria Math"/>
                    <w:lang w:val="en-US"/>
                  </w:rPr>
                  <m:t>1</m:t>
                </w:ins>
              </m:r>
            </m:sub>
          </m:sSub>
          <m:r>
            <w:ins w:id="158" w:author="User-Admin" w:date="2016-07-04T22:11:00Z">
              <w:rPr>
                <w:rFonts w:ascii="Cambria Math" w:hAnsi="Cambria Math"/>
                <w:lang w:val="en-US"/>
              </w:rPr>
              <m:t xml:space="preserve">, </m:t>
            </w:ins>
          </m:r>
          <m:sSub>
            <m:sSubPr>
              <m:ctrlPr>
                <w:ins w:id="159" w:author="User-Admin" w:date="2016-07-04T22:11:00Z">
                  <w:rPr>
                    <w:rFonts w:ascii="Cambria Math" w:hAnsi="Cambria Math"/>
                    <w:i/>
                    <w:lang w:val="en-US"/>
                  </w:rPr>
                </w:ins>
              </m:ctrlPr>
            </m:sSubPr>
            <m:e>
              <m:r>
                <w:ins w:id="160" w:author="User-Admin" w:date="2016-07-04T22:11:00Z">
                  <w:rPr>
                    <w:rFonts w:ascii="Cambria Math" w:hAnsi="Cambria Math"/>
                    <w:lang w:val="en-US"/>
                  </w:rPr>
                  <m:t>x</m:t>
                </w:ins>
              </m:r>
            </m:e>
            <m:sub>
              <m:r>
                <w:ins w:id="161" w:author="User-Admin" w:date="2016-07-04T22:11:00Z">
                  <w:rPr>
                    <w:rFonts w:ascii="Cambria Math" w:hAnsi="Cambria Math"/>
                    <w:lang w:val="en-US"/>
                  </w:rPr>
                  <m:t>2</m:t>
                </w:ins>
              </m:r>
            </m:sub>
          </m:sSub>
          <m:r>
            <w:ins w:id="162" w:author="User-Admin" w:date="2016-07-04T22:11:00Z">
              <w:rPr>
                <w:rFonts w:ascii="Cambria Math" w:hAnsi="Cambria Math"/>
                <w:lang w:val="en-US"/>
              </w:rPr>
              <m:t xml:space="preserve">,…, </m:t>
            </w:ins>
          </m:r>
          <m:sSub>
            <m:sSubPr>
              <m:ctrlPr>
                <w:ins w:id="163" w:author="User-Admin" w:date="2016-07-04T22:11:00Z">
                  <w:rPr>
                    <w:rFonts w:ascii="Cambria Math" w:hAnsi="Cambria Math"/>
                    <w:i/>
                    <w:lang w:val="en-US"/>
                  </w:rPr>
                </w:ins>
              </m:ctrlPr>
            </m:sSubPr>
            <m:e>
              <m:r>
                <w:ins w:id="164" w:author="User-Admin" w:date="2016-07-04T22:11:00Z">
                  <w:rPr>
                    <w:rFonts w:ascii="Cambria Math" w:hAnsi="Cambria Math"/>
                    <w:lang w:val="en-US"/>
                  </w:rPr>
                  <m:t>x</m:t>
                </w:ins>
              </m:r>
            </m:e>
            <m:sub>
              <m:r>
                <w:ins w:id="165" w:author="User-Admin" w:date="2016-07-04T22:11:00Z">
                  <w:rPr>
                    <w:rFonts w:ascii="Cambria Math" w:hAnsi="Cambria Math"/>
                    <w:lang w:val="en-US"/>
                  </w:rPr>
                  <m:t>n</m:t>
                </w:ins>
              </m:r>
            </m:sub>
          </m:sSub>
          <m:r>
            <w:ins w:id="166" w:author="User-Admin" w:date="2016-07-04T22:11:00Z">
              <w:rPr>
                <w:rFonts w:ascii="Cambria Math" w:hAnsi="Cambria Math"/>
                <w:lang w:val="en-US"/>
              </w:rPr>
              <m:t>, y)</m:t>
            </w:ins>
          </m:r>
        </m:oMath>
      </m:oMathPara>
    </w:p>
    <w:p w14:paraId="481C705A" w14:textId="11901E06" w:rsidR="00310A75" w:rsidRPr="00310A75" w:rsidRDefault="00310A75" w:rsidP="00310A75">
      <w:pPr>
        <w:rPr>
          <w:lang w:val="en-US"/>
          <w:rPrChange w:id="167" w:author="User-Admin" w:date="2016-07-04T22:11:00Z">
            <w:rPr>
              <w:rFonts w:eastAsia="Times New Roman" w:cs="Times New Roman"/>
              <w:lang w:val="en-US"/>
            </w:rPr>
          </w:rPrChange>
        </w:rPr>
        <w:pPrChange w:id="168" w:author="User-Admin" w:date="2016-07-04T22:11:00Z">
          <w:pPr>
            <w:pStyle w:val="Heading2"/>
          </w:pPr>
        </w:pPrChange>
      </w:pPr>
      <w:ins w:id="169" w:author="User-Admin" w:date="2016-07-04T22:11:00Z">
        <w:r>
          <w:rPr>
            <w:rFonts w:eastAsiaTheme="minorEastAsia"/>
            <w:lang w:val="en-US"/>
          </w:rPr>
          <w:t>Có nhiều cách để có thể xây dựng Decision Tree mà phổ biến là các thuật toán CART, ID3, C4.5 và C5.0</w:t>
        </w:r>
      </w:ins>
      <w:ins w:id="170" w:author="User-Admin" w:date="2016-07-04T22:12:00Z">
        <w:r>
          <w:rPr>
            <w:rFonts w:eastAsiaTheme="minorEastAsia"/>
            <w:lang w:val="en-US"/>
          </w:rPr>
          <w:t>.</w:t>
        </w:r>
      </w:ins>
    </w:p>
    <w:p w14:paraId="0D4737C6" w14:textId="51A7FB85" w:rsidR="00EF1415" w:rsidRPr="00EF1415" w:rsidDel="00310A75" w:rsidRDefault="00EF1415" w:rsidP="00EF1415">
      <w:pPr>
        <w:pStyle w:val="Heading2"/>
        <w:rPr>
          <w:del w:id="171" w:author="User-Admin" w:date="2016-07-04T22:12:00Z"/>
          <w:rFonts w:eastAsia="Times New Roman" w:cs="Times New Roman"/>
          <w:lang w:val="en-US"/>
        </w:rPr>
      </w:pPr>
      <w:r>
        <w:rPr>
          <w:rFonts w:eastAsia="Times New Roman" w:cs="Times New Roman"/>
          <w:lang w:val="en-US"/>
        </w:rPr>
        <w:lastRenderedPageBreak/>
        <w:t>Th</w:t>
      </w:r>
      <w:r w:rsidR="0030138A">
        <w:rPr>
          <w:rFonts w:eastAsia="Times New Roman" w:cs="Times New Roman"/>
          <w:lang w:val="en-US"/>
        </w:rPr>
        <w:t>uật toán SVM (Support Vector Machine</w:t>
      </w:r>
      <w:r w:rsidR="00D84525">
        <w:rPr>
          <w:rFonts w:eastAsia="Times New Roman" w:cs="Times New Roman"/>
          <w:lang w:val="en-US"/>
        </w:rPr>
        <w:t>s</w:t>
      </w:r>
      <w:r w:rsidR="0030138A">
        <w:rPr>
          <w:rFonts w:eastAsia="Times New Roman" w:cs="Times New Roman"/>
          <w:lang w:val="en-US"/>
        </w:rPr>
        <w:t>)</w:t>
      </w:r>
      <w:bookmarkEnd w:id="30"/>
    </w:p>
    <w:p w14:paraId="0F70F231" w14:textId="77777777" w:rsidR="0030138A" w:rsidRPr="00310A75" w:rsidRDefault="0030138A" w:rsidP="00310A75">
      <w:pPr>
        <w:pStyle w:val="Heading2"/>
        <w:rPr>
          <w:lang w:val="en-US"/>
          <w:rPrChange w:id="172" w:author="User-Admin" w:date="2016-07-04T22:12:00Z">
            <w:rPr>
              <w:lang w:val="en-US"/>
            </w:rPr>
          </w:rPrChange>
        </w:rPr>
        <w:pPrChange w:id="173" w:author="User-Admin" w:date="2016-07-04T22:12:00Z">
          <w:pPr>
            <w:pStyle w:val="Heading3"/>
          </w:pPr>
        </w:pPrChange>
      </w:pPr>
      <w:bookmarkStart w:id="174" w:name="_Toc455063073"/>
      <w:del w:id="175" w:author="User-Admin" w:date="2016-07-04T22:12:00Z">
        <w:r w:rsidRPr="008E29A0" w:rsidDel="00310A75">
          <w:rPr>
            <w:lang w:val="en-US"/>
          </w:rPr>
          <w:delText>Tổ</w:delText>
        </w:r>
        <w:r w:rsidRPr="00310A75" w:rsidDel="00310A75">
          <w:rPr>
            <w:lang w:val="en-US"/>
            <w:rPrChange w:id="176" w:author="User-Admin" w:date="2016-07-04T22:12:00Z">
              <w:rPr>
                <w:lang w:val="en-US"/>
              </w:rPr>
            </w:rPrChange>
          </w:rPr>
          <w:delText>ng quan</w:delText>
        </w:r>
      </w:del>
      <w:bookmarkEnd w:id="174"/>
    </w:p>
    <w:p w14:paraId="7B080A67" w14:textId="77777777"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14:paraId="7E8411FE" w14:textId="77777777"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14:paraId="2BB331CA" w14:textId="77777777" w:rsidR="0013025B" w:rsidRDefault="0013025B" w:rsidP="0013025B">
      <w:pPr>
        <w:pStyle w:val="Heading3"/>
        <w:rPr>
          <w:lang w:val="en-US"/>
        </w:rPr>
      </w:pPr>
      <w:bookmarkStart w:id="177" w:name="_Toc455063074"/>
      <w:r>
        <w:rPr>
          <w:lang w:val="en-US"/>
        </w:rPr>
        <w:t>SVM tuyến tính (Linear SVM)</w:t>
      </w:r>
      <w:bookmarkEnd w:id="177"/>
    </w:p>
    <w:p w14:paraId="1489D73F" w14:textId="77777777"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14:paraId="07133C98" w14:textId="77777777"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14:paraId="0808493F" w14:textId="77777777" w:rsidR="0075285D" w:rsidRDefault="0075285D" w:rsidP="00637AA0">
      <w:pPr>
        <w:rPr>
          <w:rFonts w:eastAsiaTheme="minorEastAsia"/>
          <w:lang w:val="en-US"/>
        </w:rPr>
      </w:pPr>
      <w:r>
        <w:rPr>
          <w:rFonts w:eastAsiaTheme="minorEastAsia"/>
          <w:lang w:val="en-US"/>
        </w:rPr>
        <w:t xml:space="preserve">với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14:paraId="40EEA7F0" w14:textId="77777777"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14:paraId="1EAD88EB" w14:textId="77777777" w:rsidR="0013025B" w:rsidRDefault="0013025B" w:rsidP="0013025B">
      <w:pPr>
        <w:pStyle w:val="Heading4"/>
        <w:rPr>
          <w:lang w:val="en-US"/>
        </w:rPr>
      </w:pPr>
      <w:bookmarkStart w:id="178" w:name="_Toc455063075"/>
      <w:r>
        <w:rPr>
          <w:lang w:val="en-US"/>
        </w:rPr>
        <w:t>Hard-margin</w:t>
      </w:r>
      <w:bookmarkEnd w:id="178"/>
    </w:p>
    <w:p w14:paraId="026A53FA" w14:textId="77777777"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14:paraId="44243E90" w14:textId="77777777" w:rsidR="00E50B38" w:rsidRDefault="00E50B38" w:rsidP="00637AA0">
      <w:pPr>
        <w:rPr>
          <w:rFonts w:eastAsiaTheme="minorEastAsia"/>
          <w:lang w:val="en-US"/>
        </w:rPr>
      </w:pPr>
      <w:r>
        <w:rPr>
          <w:rFonts w:eastAsiaTheme="minorEastAsia"/>
          <w:lang w:val="en-US"/>
        </w:rPr>
        <w:t>Ta có thể mô tả 2 siêu phẳng ấy bằng phương trình:</w:t>
      </w:r>
    </w:p>
    <w:p w14:paraId="3D81029E" w14:textId="77777777" w:rsidR="00E50B38" w:rsidRDefault="007B6EC4"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194E2BE3" w14:textId="77777777" w:rsidR="00E50B38" w:rsidRPr="00366C33" w:rsidRDefault="00E50B38" w:rsidP="00E50B38">
      <w:pPr>
        <w:rPr>
          <w:lang w:val="en-US"/>
        </w:rPr>
      </w:pPr>
      <w:r>
        <w:rPr>
          <w:rFonts w:eastAsiaTheme="minorEastAsia"/>
          <w:lang w:val="en-US"/>
        </w:rPr>
        <w:t xml:space="preserve">và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66F657B0" w14:textId="77777777" w:rsidR="00EB2747" w:rsidRDefault="00E50B38" w:rsidP="00EB2747">
      <w:pPr>
        <w:rPr>
          <w:rFonts w:eastAsiaTheme="minorEastAsia"/>
          <w:lang w:val="en-US"/>
        </w:rPr>
      </w:pPr>
      <w:r>
        <w:rPr>
          <w:lang w:val="en-US"/>
        </w:rPr>
        <w:lastRenderedPageBreak/>
        <w:t xml:space="preserve">Trong hình học giải tích, khoảng cách giữa 2 siêu phẳng trên là </w:t>
      </w:r>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thiểu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14:paraId="138EEBEF" w14:textId="77777777" w:rsidR="00EB2747" w:rsidRDefault="007B6EC4"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nếu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14:paraId="6CFDE000" w14:textId="77777777" w:rsidR="00EB2747" w:rsidRDefault="00EB2747" w:rsidP="00EB2747">
      <w:pPr>
        <w:jc w:val="left"/>
        <w:rPr>
          <w:rFonts w:eastAsiaTheme="minorEastAsia" w:cs="Tahoma"/>
          <w:lang w:val="en-US"/>
        </w:rPr>
      </w:pPr>
      <w:r>
        <w:rPr>
          <w:rFonts w:eastAsiaTheme="minorEastAsia" w:cs="Tahoma"/>
          <w:lang w:val="en-US"/>
        </w:rPr>
        <w:t>hoặc</w:t>
      </w:r>
    </w:p>
    <w:p w14:paraId="62875855" w14:textId="77777777"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14:paraId="7D54AA4A" w14:textId="77777777"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14:paraId="3415CAED" w14:textId="77777777" w:rsidR="00EB2747" w:rsidRDefault="007B6EC4"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14:paraId="4316AB42" w14:textId="77777777"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14:paraId="57B4CF8D" w14:textId="77777777" w:rsidR="00383716" w:rsidRDefault="00383716" w:rsidP="00383716">
      <w:pPr>
        <w:ind w:firstLine="0"/>
        <w:jc w:val="center"/>
        <w:rPr>
          <w:rFonts w:eastAsiaTheme="minorEastAsia" w:cs="Tahoma"/>
          <w:lang w:val="en-US"/>
        </w:rPr>
      </w:pPr>
      <w:r>
        <w:rPr>
          <w:rFonts w:eastAsiaTheme="minorEastAsia" w:cs="Tahoma"/>
          <w:lang w:val="en-US"/>
        </w:rPr>
        <w:t xml:space="preserve">“Tìm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mọi </w:t>
      </w:r>
      <m:oMath>
        <m:r>
          <m:rPr>
            <m:sty m:val="p"/>
          </m:rPr>
          <w:rPr>
            <w:rFonts w:ascii="Cambria Math" w:eastAsiaTheme="minorEastAsia" w:hAnsi="Cambria Math" w:cs="Tahoma"/>
            <w:lang w:val="en-US"/>
          </w:rPr>
          <m:t>1 ≤i≤n</m:t>
        </m:r>
      </m:oMath>
      <w:r>
        <w:rPr>
          <w:rFonts w:eastAsiaTheme="minorEastAsia" w:cs="Tahoma"/>
          <w:lang w:val="en-US"/>
        </w:rPr>
        <w:t>”</w:t>
      </w:r>
    </w:p>
    <w:p w14:paraId="4E8B467D" w14:textId="77777777"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loại </w:t>
      </w:r>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14:paraId="501C0353" w14:textId="77777777" w:rsidR="0013025B" w:rsidRDefault="0013025B" w:rsidP="00383716">
      <w:pPr>
        <w:ind w:firstLine="0"/>
        <w:rPr>
          <w:rFonts w:eastAsiaTheme="minorEastAsia" w:cs="Tahoma"/>
          <w:lang w:val="en-US"/>
        </w:rPr>
      </w:pPr>
    </w:p>
    <w:p w14:paraId="5DB85FCB" w14:textId="77777777" w:rsidR="0013025B" w:rsidRDefault="0013025B" w:rsidP="00383716">
      <w:pPr>
        <w:ind w:firstLine="0"/>
        <w:rPr>
          <w:rFonts w:eastAsiaTheme="minorEastAsia" w:cs="Tahoma"/>
          <w:lang w:val="en-US"/>
        </w:rPr>
      </w:pPr>
    </w:p>
    <w:p w14:paraId="053FC405" w14:textId="1A4EB3CE" w:rsidR="001151B2" w:rsidRDefault="008E29A0" w:rsidP="001151B2">
      <w:pPr>
        <w:ind w:firstLine="0"/>
        <w:jc w:val="center"/>
        <w:rPr>
          <w:rFonts w:eastAsiaTheme="minorEastAsia" w:cs="Tahoma"/>
          <w:lang w:val="en-US"/>
        </w:rPr>
      </w:pPr>
      <w:r>
        <w:rPr>
          <w:rFonts w:eastAsiaTheme="minorEastAsia" w:cs="Tahoma"/>
          <w:noProof/>
          <w:lang w:val="en-US"/>
        </w:rPr>
        <w:drawing>
          <wp:inline distT="0" distB="0" distL="0" distR="0" wp14:anchorId="4EF7EBAC" wp14:editId="22F48994">
            <wp:extent cx="2124075" cy="2286000"/>
            <wp:effectExtent l="0" t="0" r="9525" b="0"/>
            <wp:docPr id="6" name="Picture 1" descr="Svm_max_sep_hyperplane_with_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max_sep_hyperplane_with_mar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2286000"/>
                    </a:xfrm>
                    <a:prstGeom prst="rect">
                      <a:avLst/>
                    </a:prstGeom>
                    <a:noFill/>
                    <a:ln>
                      <a:noFill/>
                    </a:ln>
                  </pic:spPr>
                </pic:pic>
              </a:graphicData>
            </a:graphic>
          </wp:inline>
        </w:drawing>
      </w:r>
    </w:p>
    <w:p w14:paraId="7A4F9C0D" w14:textId="77777777" w:rsidR="0013025B" w:rsidRPr="0013025B" w:rsidRDefault="0013025B" w:rsidP="00CF3A6D">
      <w:pPr>
        <w:pStyle w:val="FigureTable"/>
        <w:rPr>
          <w:lang w:val="en-US"/>
        </w:rPr>
      </w:pPr>
      <w:r w:rsidRPr="00CF3A6D">
        <w:rPr>
          <w:b/>
          <w:lang w:val="en-US"/>
        </w:rPr>
        <w:lastRenderedPageBreak/>
        <w:t>Hình 2.1</w:t>
      </w:r>
      <w:r w:rsidRPr="0013025B">
        <w:rPr>
          <w:lang w:val="en-US"/>
        </w:rPr>
        <w:t xml:space="preserve"> Siêu phẳng maximum-margin và các margin của 1 bộ SVM được học từ các mẫu được gán nhãn thành 2 lớp. Những mẫu nằm trên margin được gọi là support vectors</w:t>
      </w:r>
    </w:p>
    <w:p w14:paraId="5B228D51" w14:textId="77777777" w:rsidR="001151B2" w:rsidRDefault="0013025B" w:rsidP="0013025B">
      <w:pPr>
        <w:pStyle w:val="Heading4"/>
        <w:rPr>
          <w:lang w:val="en-US"/>
        </w:rPr>
      </w:pPr>
      <w:bookmarkStart w:id="179" w:name="_Toc455063076"/>
      <w:r>
        <w:rPr>
          <w:lang w:val="en-US"/>
        </w:rPr>
        <w:t>Soft-margin</w:t>
      </w:r>
      <w:bookmarkEnd w:id="179"/>
    </w:p>
    <w:p w14:paraId="57943A29" w14:textId="77777777"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14:paraId="6C8819A6" w14:textId="77777777" w:rsidR="0013025B" w:rsidRPr="00A42F1D" w:rsidRDefault="00A42F1D" w:rsidP="0013025B">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14:paraId="3C4CDE94" w14:textId="77777777"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14:paraId="6C03B58B" w14:textId="77777777" w:rsidR="00BB55AF" w:rsidRPr="00BB55AF" w:rsidRDefault="007B6EC4"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14:paraId="65589745" w14:textId="77777777" w:rsidR="00BB55AF" w:rsidRPr="0013025B" w:rsidRDefault="00BB55AF" w:rsidP="0013025B">
      <w:pPr>
        <w:rPr>
          <w:lang w:val="en-US"/>
        </w:rPr>
      </w:pPr>
      <w:r>
        <w:rPr>
          <w:rFonts w:eastAsiaTheme="minorEastAsia"/>
          <w:lang w:val="en-US"/>
        </w:rPr>
        <w:t xml:space="preserve">với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14:paraId="12B022FD" w14:textId="77777777" w:rsidR="0030138A" w:rsidRDefault="0030138A" w:rsidP="0030138A">
      <w:pPr>
        <w:pStyle w:val="Heading3"/>
        <w:rPr>
          <w:lang w:val="en-US"/>
        </w:rPr>
      </w:pPr>
      <w:bookmarkStart w:id="180" w:name="_Toc455063077"/>
      <w:r>
        <w:rPr>
          <w:lang w:val="en-US"/>
        </w:rPr>
        <w:t>Kernel method</w:t>
      </w:r>
      <w:bookmarkEnd w:id="180"/>
    </w:p>
    <w:p w14:paraId="0A3AED20" w14:textId="77777777"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14:paraId="11A7945C" w14:textId="77777777" w:rsidR="00046DAE" w:rsidRPr="00046DAE" w:rsidRDefault="00046DAE" w:rsidP="00046DAE">
      <w:pPr>
        <w:ind w:firstLine="0"/>
        <w:jc w:val="center"/>
        <w:rPr>
          <w:noProof/>
          <w:lang w:eastAsia="ja-JP"/>
        </w:rPr>
      </w:pPr>
      <w:r w:rsidRPr="00390A8B">
        <w:rPr>
          <w:noProof/>
          <w:lang w:val="en-US"/>
        </w:rPr>
        <w:lastRenderedPageBreak/>
        <w:drawing>
          <wp:inline distT="0" distB="0" distL="0" distR="0" wp14:anchorId="18191581" wp14:editId="155ABE8C">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rPr>
        <w:drawing>
          <wp:inline distT="0" distB="0" distL="0" distR="0" wp14:anchorId="554CBBAD" wp14:editId="7BC8CC3D">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14:paraId="64F33595" w14:textId="77777777"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14:paraId="615B7CC1" w14:textId="77777777"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14:paraId="0DCDD9F9" w14:textId="77777777" w:rsidR="00046DAE" w:rsidRDefault="00773D77" w:rsidP="00046DAE">
      <w:pPr>
        <w:pStyle w:val="Heading4"/>
      </w:pPr>
      <w:bookmarkStart w:id="181" w:name="_Toc455063078"/>
      <w:r>
        <w:t>Định nghĩa</w:t>
      </w:r>
      <w:bookmarkEnd w:id="181"/>
    </w:p>
    <w:p w14:paraId="2D2FE17A" w14:textId="77777777"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14:paraId="20E9CBC1" w14:textId="77777777"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14:paraId="443A7B10" w14:textId="77777777" w:rsidR="00E7610E" w:rsidRPr="00E7610E" w:rsidRDefault="00E7610E" w:rsidP="00773D77">
      <w:pPr>
        <w:rPr>
          <w:rFonts w:eastAsiaTheme="minorEastAsia" w:cs="Times New Roman"/>
        </w:rP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128FE763" w14:textId="77777777" w:rsidR="00E7610E" w:rsidRDefault="00E7610E" w:rsidP="00756BBA">
      <w:r>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14:paraId="35AC7AE3" w14:textId="77777777" w:rsidR="00756BBA" w:rsidRDefault="00082EBC" w:rsidP="00E769F3">
      <w:pPr>
        <w:pStyle w:val="Heading4"/>
      </w:pPr>
      <w:bookmarkStart w:id="182" w:name="_Toc455063079"/>
      <w:r>
        <w:lastRenderedPageBreak/>
        <w:t>Điều kiện Mercer</w:t>
      </w:r>
      <w:bookmarkEnd w:id="182"/>
    </w:p>
    <w:p w14:paraId="34F3199A" w14:textId="77777777"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14:paraId="6D29F931" w14:textId="77777777"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14:paraId="7E49BB3E" w14:textId="77777777"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14:paraId="6DA12FD5" w14:textId="77777777" w:rsidR="00FF720D" w:rsidRPr="00EB555A" w:rsidRDefault="007B6EC4"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14:paraId="5BB4F763" w14:textId="77777777" w:rsidR="00EB555A" w:rsidRDefault="00EB555A" w:rsidP="00EB555A">
      <w:pPr>
        <w:pStyle w:val="Heading4"/>
      </w:pPr>
      <w:bookmarkStart w:id="183" w:name="_Toc455063080"/>
      <w:r>
        <w:t>Radial basis function (RBF)</w:t>
      </w:r>
      <w:bookmarkEnd w:id="183"/>
    </w:p>
    <w:p w14:paraId="4883784A" w14:textId="77777777"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14:paraId="76AA9B3A" w14:textId="77777777"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14:paraId="0A11F2F0" w14:textId="77777777"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với giá trị càng cao thì tốc độ xử lý càng nhanh nhưng chưa chắc hiệu quả và ngược lại. Còn với thông số C tradeoff giữa việc phân loại nhầm giữa các sample và độ phức tạp của hàm kernel. C thấp sẽ cho kernel với độ phức tạp thấp trong khi C cao dễ dẫn đến hiện tượng overfit.</w:t>
      </w:r>
    </w:p>
    <w:p w14:paraId="6DA1A632" w14:textId="77777777" w:rsidR="00842871" w:rsidRDefault="00842871" w:rsidP="00842871">
      <w:pPr>
        <w:pStyle w:val="Heading2"/>
      </w:pPr>
      <w:bookmarkStart w:id="184" w:name="_Toc455063081"/>
      <w:r>
        <w:t>Multi-class SVM</w:t>
      </w:r>
      <w:bookmarkEnd w:id="184"/>
    </w:p>
    <w:p w14:paraId="6D71B12A" w14:textId="77777777"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w:t>
      </w:r>
      <w:r w:rsidR="00B26FC2">
        <w:lastRenderedPageBreak/>
        <w:t xml:space="preserve">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14:paraId="3DA692C4" w14:textId="77777777" w:rsidR="001A3BFF" w:rsidRDefault="001A3BFF" w:rsidP="001A3BFF">
      <w:pPr>
        <w:pStyle w:val="Heading3"/>
      </w:pPr>
      <w:bookmarkStart w:id="185" w:name="_Toc455063082"/>
      <w:r>
        <w:t>One-versus-all</w:t>
      </w:r>
      <w:bookmarkEnd w:id="185"/>
    </w:p>
    <w:p w14:paraId="3A594272" w14:textId="77777777"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14:paraId="0D56CFB5" w14:textId="77777777"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14:paraId="566B0062" w14:textId="77777777" w:rsidR="006934CA" w:rsidRDefault="006934CA" w:rsidP="006934CA">
      <w:pPr>
        <w:pStyle w:val="Heading3"/>
      </w:pPr>
      <w:bookmarkStart w:id="186" w:name="_Toc455063083"/>
      <w:r>
        <w:t>One-versus-one</w:t>
      </w:r>
      <w:bookmarkEnd w:id="186"/>
    </w:p>
    <w:p w14:paraId="61FAA131" w14:textId="77777777"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14:paraId="6706BCB9" w14:textId="77777777"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14:paraId="088302F1" w14:textId="77777777" w:rsidR="00A77ED0" w:rsidRDefault="00A77ED0" w:rsidP="00A77ED0">
      <w:pPr>
        <w:rPr>
          <w:rFonts w:eastAsiaTheme="minorEastAsia"/>
        </w:rPr>
      </w:pPr>
      <w:r>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14:paraId="295D353F" w14:textId="77777777" w:rsidTr="00184594">
        <w:trPr>
          <w:jc w:val="center"/>
        </w:trPr>
        <w:tc>
          <w:tcPr>
            <w:tcW w:w="2925" w:type="dxa"/>
            <w:vAlign w:val="center"/>
          </w:tcPr>
          <w:p w14:paraId="25148316" w14:textId="77777777" w:rsidR="00184594" w:rsidRDefault="00184594" w:rsidP="00184594">
            <w:pPr>
              <w:spacing w:after="0"/>
              <w:ind w:firstLine="0"/>
              <w:jc w:val="center"/>
            </w:pPr>
          </w:p>
        </w:tc>
        <w:tc>
          <w:tcPr>
            <w:tcW w:w="0" w:type="auto"/>
            <w:vAlign w:val="center"/>
          </w:tcPr>
          <w:p w14:paraId="1EF5AAED" w14:textId="77777777" w:rsidR="00184594" w:rsidRDefault="00184594" w:rsidP="00184594">
            <w:pPr>
              <w:spacing w:after="0"/>
              <w:ind w:firstLine="0"/>
              <w:jc w:val="center"/>
            </w:pPr>
            <w:r>
              <w:t>Training</w:t>
            </w:r>
          </w:p>
        </w:tc>
        <w:tc>
          <w:tcPr>
            <w:tcW w:w="2926" w:type="dxa"/>
            <w:vAlign w:val="center"/>
          </w:tcPr>
          <w:p w14:paraId="51AB07F5" w14:textId="77777777" w:rsidR="00184594" w:rsidRDefault="00184594" w:rsidP="00184594">
            <w:pPr>
              <w:spacing w:after="0"/>
              <w:ind w:firstLine="0"/>
              <w:jc w:val="center"/>
            </w:pPr>
            <w:r>
              <w:t>Testing</w:t>
            </w:r>
          </w:p>
        </w:tc>
      </w:tr>
      <w:tr w:rsidR="00184594" w14:paraId="49892421" w14:textId="77777777" w:rsidTr="00184594">
        <w:trPr>
          <w:jc w:val="center"/>
        </w:trPr>
        <w:tc>
          <w:tcPr>
            <w:tcW w:w="2925" w:type="dxa"/>
            <w:vAlign w:val="center"/>
          </w:tcPr>
          <w:p w14:paraId="77D0734C" w14:textId="77777777" w:rsidR="00184594" w:rsidRDefault="00184594" w:rsidP="00184594">
            <w:pPr>
              <w:spacing w:after="0"/>
              <w:ind w:firstLine="0"/>
              <w:jc w:val="center"/>
            </w:pPr>
            <w:r>
              <w:lastRenderedPageBreak/>
              <w:t>OVA</w:t>
            </w:r>
          </w:p>
        </w:tc>
        <w:tc>
          <w:tcPr>
            <w:tcW w:w="2926" w:type="dxa"/>
            <w:vAlign w:val="center"/>
          </w:tcPr>
          <w:p w14:paraId="12E41A68"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14:paraId="53D5BB8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14:paraId="1A33D4CF" w14:textId="77777777" w:rsidTr="00184594">
        <w:trPr>
          <w:jc w:val="center"/>
        </w:trPr>
        <w:tc>
          <w:tcPr>
            <w:tcW w:w="2925" w:type="dxa"/>
            <w:vAlign w:val="center"/>
          </w:tcPr>
          <w:p w14:paraId="2D3BF542" w14:textId="77777777" w:rsidR="00184594" w:rsidRDefault="00184594" w:rsidP="00184594">
            <w:pPr>
              <w:spacing w:after="0"/>
              <w:ind w:firstLine="0"/>
              <w:jc w:val="center"/>
            </w:pPr>
            <w:r>
              <w:t>OVO</w:t>
            </w:r>
          </w:p>
        </w:tc>
        <w:tc>
          <w:tcPr>
            <w:tcW w:w="2926" w:type="dxa"/>
            <w:vAlign w:val="center"/>
          </w:tcPr>
          <w:p w14:paraId="703CB4B3"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14:paraId="63ED1B0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14:paraId="5177D22E" w14:textId="77777777"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14:paraId="7CC70566" w14:textId="77777777" w:rsidR="00A77ED0" w:rsidRPr="00A77ED0" w:rsidRDefault="00A77ED0" w:rsidP="006934CA"/>
    <w:p w14:paraId="7A272053" w14:textId="77777777" w:rsidR="0030138A" w:rsidRDefault="0030138A" w:rsidP="00F90573">
      <w:pPr>
        <w:pStyle w:val="Heading2"/>
      </w:pPr>
      <w:bookmarkStart w:id="187" w:name="_Toc455063084"/>
      <w:r w:rsidRPr="00390A8B">
        <w:t>Cải tiến model</w:t>
      </w:r>
      <w:bookmarkEnd w:id="187"/>
    </w:p>
    <w:p w14:paraId="551EFF52" w14:textId="77777777" w:rsidR="00A24550" w:rsidRPr="001E0218" w:rsidRDefault="00A24550" w:rsidP="00A24550">
      <w:pPr>
        <w:rPr>
          <w:ins w:id="188" w:author="User-Admin" w:date="2016-07-04T22:14:00Z"/>
          <w:lang w:val="en-US"/>
        </w:rPr>
      </w:pPr>
      <w:ins w:id="189" w:author="User-Admin" w:date="2016-07-04T22:14:00Z">
        <w:r>
          <w:rPr>
            <w:lang w:val="en-US"/>
          </w:rPr>
          <w:t>Trong 2 phương pháp học SVMs và Decision Tree thì Decision Tree là model học không có tham số. Do đó ở đề mục này chúng tôi chỉ nêu cách cải tiến model SVMs</w:t>
        </w:r>
      </w:ins>
    </w:p>
    <w:p w14:paraId="2135CBF3" w14:textId="77777777" w:rsidR="00A24550" w:rsidRPr="00115AE3" w:rsidRDefault="00A24550" w:rsidP="00A24550">
      <w:pPr>
        <w:pStyle w:val="Heading3"/>
        <w:rPr>
          <w:ins w:id="190" w:author="User-Admin" w:date="2016-07-04T22:14:00Z"/>
        </w:rPr>
      </w:pPr>
      <w:bookmarkStart w:id="191" w:name="_Toc455391756"/>
      <w:ins w:id="192" w:author="User-Admin" w:date="2016-07-04T22:14:00Z">
        <w:r>
          <w:rPr>
            <w:lang w:val="en-US"/>
          </w:rPr>
          <w:t>Tối ưu hóa các tham số</w:t>
        </w:r>
        <w:bookmarkEnd w:id="191"/>
      </w:ins>
    </w:p>
    <w:p w14:paraId="27DDF6FB" w14:textId="77777777" w:rsidR="00A24550" w:rsidRDefault="00A24550" w:rsidP="00A24550">
      <w:pPr>
        <w:rPr>
          <w:ins w:id="193" w:author="User-Admin" w:date="2016-07-04T22:14:00Z"/>
        </w:rPr>
      </w:pPr>
      <w:ins w:id="194" w:author="User-Admin" w:date="2016-07-04T22:14:00Z">
        <w:r>
          <w:t>Như đã đề cập ở trên, vấn đề mới nảy sinh chính là tìm cặp (gamma,C) sao cho model thu được là tốt nhất. Ta sử dụng kĩ thuật k-fold cross-validation.</w:t>
        </w:r>
      </w:ins>
    </w:p>
    <w:p w14:paraId="0958BC86" w14:textId="77777777" w:rsidR="00A24550" w:rsidRDefault="00A24550" w:rsidP="00A24550">
      <w:pPr>
        <w:rPr>
          <w:ins w:id="195" w:author="User-Admin" w:date="2016-07-04T22:14:00Z"/>
          <w:rFonts w:cs="Times New Roman"/>
          <w:szCs w:val="26"/>
        </w:rPr>
      </w:pPr>
      <w:ins w:id="196" w:author="User-Admin" w:date="2016-07-04T22:14:00Z">
        <w:r>
          <w:t xml:space="preserve">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 Việc sử dụng cross-validation sẽ giúp ta hạn chế được vấn đề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Pr>
            <w:rFonts w:eastAsiaTheme="minorEastAsia"/>
          </w:rPr>
          <w:t>)</w:t>
        </w:r>
      </w:ins>
    </w:p>
    <w:p w14:paraId="2C452325" w14:textId="77777777" w:rsidR="00A24550" w:rsidRDefault="00A24550" w:rsidP="00A24550">
      <w:pPr>
        <w:pStyle w:val="Heading3"/>
        <w:rPr>
          <w:ins w:id="197" w:author="User-Admin" w:date="2016-07-04T22:14:00Z"/>
          <w:lang w:val="en-US"/>
        </w:rPr>
      </w:pPr>
      <w:bookmarkStart w:id="198" w:name="_Toc455391757"/>
      <w:ins w:id="199" w:author="User-Admin" w:date="2016-07-04T22:14:00Z">
        <w:r>
          <w:rPr>
            <w:lang w:val="en-US"/>
          </w:rPr>
          <w:t>Giảm chiều thuộc tính</w:t>
        </w:r>
        <w:bookmarkEnd w:id="198"/>
      </w:ins>
    </w:p>
    <w:p w14:paraId="7361FA56" w14:textId="77777777" w:rsidR="00A24550" w:rsidRDefault="00A24550" w:rsidP="00A24550">
      <w:pPr>
        <w:rPr>
          <w:ins w:id="200" w:author="User-Admin" w:date="2016-07-04T22:14:00Z"/>
          <w:lang w:val="en-US"/>
        </w:rPr>
      </w:pPr>
    </w:p>
    <w:p w14:paraId="10CDA26A" w14:textId="77777777" w:rsidR="00A24550" w:rsidRPr="00115AE3" w:rsidRDefault="00A24550" w:rsidP="00A24550">
      <w:pPr>
        <w:jc w:val="left"/>
        <w:rPr>
          <w:ins w:id="201" w:author="User-Admin" w:date="2016-07-04T22:14:00Z"/>
          <w:lang w:val="en-US"/>
        </w:rPr>
        <w:sectPr w:rsidR="00A24550" w:rsidRPr="00115AE3" w:rsidSect="007F4B40">
          <w:pgSz w:w="11906" w:h="16838"/>
          <w:pgMar w:top="1701" w:right="1134" w:bottom="1985" w:left="1985" w:header="708" w:footer="708" w:gutter="0"/>
          <w:cols w:space="708"/>
          <w:docGrid w:linePitch="360"/>
        </w:sectPr>
        <w:pPrChange w:id="202" w:author="User-Admin" w:date="2016-07-04T22:14:00Z">
          <w:pPr/>
        </w:pPrChange>
      </w:pPr>
      <w:ins w:id="203" w:author="User-Admin" w:date="2016-07-04T22:14:00Z">
        <w:r>
          <w:rPr>
            <w:lang w:val="en-US"/>
          </w:rPr>
          <w:t xml:space="preserve">Bên cạnh việc tăng độ chính xác của thuật toán học ta xem xét đến việc tối ưu tốc độ xử lý của ứng dụng nhằm tăng hiệu quả. Một trong những phương pháp </w:t>
        </w:r>
        <w:r>
          <w:rPr>
            <w:lang w:val="en-US"/>
          </w:rPr>
          <w:lastRenderedPageBreak/>
          <w:t>chính đó là giảm đi số lượng thuộc tính ít ảnh hưởng đến việc phân loại và dự đoán của model.</w:t>
        </w:r>
      </w:ins>
    </w:p>
    <w:p w14:paraId="4A0FFD2C" w14:textId="78E504F2" w:rsidR="00303699" w:rsidDel="00A24550" w:rsidRDefault="00303699" w:rsidP="00303699">
      <w:pPr>
        <w:rPr>
          <w:del w:id="204" w:author="User-Admin" w:date="2016-07-04T22:14:00Z"/>
        </w:rPr>
      </w:pPr>
      <w:del w:id="205" w:author="User-Admin" w:date="2016-07-04T22:14:00Z">
        <w:r w:rsidDel="00A24550">
          <w:lastRenderedPageBreak/>
          <w:delText>Như đã đề cập ở trên, vấn đề mới nảy sinh chính là tìm cặp (gamma,C) sao cho model thu được là tốt nhất. Ta sử dụng kĩ thuật k-fold cross-validation.</w:delText>
        </w:r>
      </w:del>
    </w:p>
    <w:p w14:paraId="627065E9" w14:textId="495175BF" w:rsidR="007F4B40" w:rsidRPr="00390A8B" w:rsidDel="008E29A0" w:rsidRDefault="00303699" w:rsidP="008F6E01">
      <w:pPr>
        <w:rPr>
          <w:del w:id="206" w:author="User-Admin" w:date="2016-07-04T22:21:00Z"/>
          <w:rFonts w:cs="Times New Roman"/>
          <w:szCs w:val="26"/>
        </w:rPr>
      </w:pPr>
      <w:del w:id="207" w:author="User-Admin" w:date="2016-07-04T22:14:00Z">
        <w:r w:rsidDel="00A24550">
          <w:delTex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delText>
        </w:r>
        <w:r w:rsidR="000C6FCE" w:rsidDel="00A24550">
          <w:delText xml:space="preserve"> </w:delText>
        </w:r>
        <w:r w:rsidDel="00A24550">
          <w:delText xml:space="preserve">Việc sử dụng cross-validation sẽ giúp </w:delText>
        </w:r>
        <w:r w:rsidR="000C6FCE" w:rsidDel="00A24550">
          <w:delText xml:space="preserve">ta </w:delText>
        </w:r>
        <w:r w:rsidDel="00A24550">
          <w:delText xml:space="preserve">hạn chế </w:delText>
        </w:r>
        <w:r w:rsidR="000C6FCE" w:rsidDel="00A24550">
          <w:delText xml:space="preserve">được </w:delText>
        </w:r>
        <w:r w:rsidDel="00A24550">
          <w:delText>vấn đề</w:delText>
        </w:r>
        <w:r w:rsidR="000C6FCE" w:rsidDel="00A24550">
          <w:delText xml:space="preserve"> overfit của model. Nghiên cứu của Chih-Wei Hsu, Chih-Chung Chang, và Chih-Jen [6] đã gợi ý bằng cách dùng dãy các số cấp số nhân tăng tiến để tìm ra thông số tốt nhất (VD: </w:delTex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sidDel="00A24550">
          <w:rPr>
            <w:rFonts w:eastAsiaTheme="minorEastAsia"/>
          </w:rPr>
          <w:delText>)</w:delText>
        </w:r>
      </w:del>
    </w:p>
    <w:p w14:paraId="0D028F30" w14:textId="77777777" w:rsidR="00FB5442" w:rsidRPr="00390A8B" w:rsidRDefault="00FB5442" w:rsidP="008E29A0">
      <w:pPr>
        <w:rPr>
          <w:rFonts w:cs="Times New Roman"/>
          <w:szCs w:val="26"/>
        </w:rPr>
        <w:sectPr w:rsidR="00FB5442" w:rsidRPr="00390A8B" w:rsidSect="007F4B40">
          <w:pgSz w:w="11906" w:h="16838"/>
          <w:pgMar w:top="1701" w:right="1134" w:bottom="1985" w:left="1985" w:header="708" w:footer="708" w:gutter="0"/>
          <w:cols w:space="708"/>
          <w:docGrid w:linePitch="360"/>
        </w:sectPr>
        <w:pPrChange w:id="208" w:author="User-Admin" w:date="2016-07-04T22:21:00Z">
          <w:pPr/>
        </w:pPrChange>
      </w:pPr>
    </w:p>
    <w:p w14:paraId="363BDB5C" w14:textId="34C91D74" w:rsidR="00FB5442" w:rsidRPr="00390A8B" w:rsidRDefault="00152C6F" w:rsidP="00FB5442">
      <w:pPr>
        <w:pStyle w:val="Heading1"/>
        <w:rPr>
          <w:lang w:val="vi-VN"/>
        </w:rPr>
      </w:pPr>
      <w:r>
        <w:rPr>
          <w:lang w:val="vi-VN"/>
        </w:rPr>
        <w:lastRenderedPageBreak/>
        <w:t>Phương pháp tiếp cận</w:t>
      </w:r>
    </w:p>
    <w:p w14:paraId="315B37BB" w14:textId="77777777" w:rsidR="00E676EF" w:rsidRDefault="008F6E01" w:rsidP="00E676EF">
      <w:pPr>
        <w:pStyle w:val="Heading2"/>
      </w:pPr>
      <w:r>
        <w:t>Giới thiệu về ứng dụng</w:t>
      </w:r>
    </w:p>
    <w:p w14:paraId="1375DC93" w14:textId="77777777" w:rsidR="003B6750" w:rsidRDefault="008F6E01" w:rsidP="003B6750">
      <w:r>
        <w:rPr>
          <w:i/>
        </w:rPr>
        <w:t>EMO</w:t>
      </w:r>
      <w:r>
        <w:t xml:space="preserve"> là một ứng dụng chạy trên hệ điều hành Ubuntu</w:t>
      </w:r>
      <w:r w:rsidR="003B6750">
        <w:t xml:space="preserve">. Được lập trình trên nền C++, ứng dụng </w:t>
      </w:r>
      <w:r w:rsidR="003B6750">
        <w:rPr>
          <w:i/>
        </w:rPr>
        <w:t xml:space="preserve">EMO </w:t>
      </w:r>
      <w:r w:rsidR="003B6750">
        <w:t xml:space="preserve">đảm bảo việc xử lý webcam real-time diễn ra với độ trễ thấp. Các tính năng của ứng dụng </w:t>
      </w:r>
      <w:r w:rsidR="003B6750">
        <w:rPr>
          <w:i/>
        </w:rPr>
        <w:t>EMO</w:t>
      </w:r>
      <w:r w:rsidR="003B6750">
        <w:t xml:space="preserve"> bao gồm nhận diện cảm xúc và ghi hình.</w:t>
      </w:r>
    </w:p>
    <w:p w14:paraId="2B9BAC80" w14:textId="77777777" w:rsidR="003B6750" w:rsidRDefault="003B6750" w:rsidP="003B6750">
      <w:pPr>
        <w:pStyle w:val="Heading3"/>
      </w:pPr>
      <w:r>
        <w:t>Tính năng nhận diện cảm xúc</w:t>
      </w:r>
    </w:p>
    <w:p w14:paraId="0E356DB7" w14:textId="77777777" w:rsidR="003B6750" w:rsidRDefault="003B6750" w:rsidP="003B6750">
      <w:r>
        <w:t>Đây là tính năng chính của ứng dụng. Nhóm giới hạn lại ứng dụng chỉ nhận diện cảm xúc của 1 frontal face nhận diện được, kết quả nhận diện sẽ được overlay bên góc trái của cửa sổ thể hiện.</w:t>
      </w:r>
    </w:p>
    <w:p w14:paraId="32BEB656" w14:textId="77777777" w:rsidR="003B6750" w:rsidRDefault="003B6750" w:rsidP="003B6750">
      <w:pPr>
        <w:pStyle w:val="Heading3"/>
      </w:pPr>
      <w:r>
        <w:t>Tính năng ghi hình</w:t>
      </w:r>
    </w:p>
    <w:p w14:paraId="5965C533" w14:textId="77777777" w:rsidR="00E676EF" w:rsidRDefault="003B6750" w:rsidP="003B6750">
      <w:r>
        <w:t>Nhóm thêm tính năng này nhằm mục đích thu thập dữ liệu cho việc huấn luyện mô hình học. Dữ liệu được thu trực tiếp từ webcam của laptop và ghi lại các frame ảnh dạng JPEG.</w:t>
      </w:r>
    </w:p>
    <w:p w14:paraId="304B2C11" w14:textId="77777777" w:rsidR="00E676EF" w:rsidRDefault="00E676EF" w:rsidP="00E676EF">
      <w:pPr>
        <w:pStyle w:val="Heading2"/>
      </w:pPr>
      <w:bookmarkStart w:id="209" w:name="_Toc455063088"/>
      <w:r>
        <w:t>Thư viện sử dụng</w:t>
      </w:r>
      <w:bookmarkEnd w:id="209"/>
    </w:p>
    <w:p w14:paraId="4EE6494A" w14:textId="77777777" w:rsidR="00E676EF" w:rsidRDefault="00E676EF" w:rsidP="00E676EF">
      <w:pPr>
        <w:pStyle w:val="Heading3"/>
      </w:pPr>
      <w:bookmarkStart w:id="210" w:name="_Toc455063089"/>
      <w:r>
        <w:t>Thư viện dlib</w:t>
      </w:r>
      <w:bookmarkEnd w:id="210"/>
    </w:p>
    <w:p w14:paraId="73966FCD" w14:textId="77777777" w:rsidR="009B5F97" w:rsidRPr="009B5F97" w:rsidRDefault="009B5F97" w:rsidP="009B5F97">
      <w:r>
        <w:t>Là một thư viện mở được release kèm 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implement được thuật toán nhận diện facial landmark với hiệu quả cao, rất cần thiết cho việc xử lý real-time thông qua webcam.</w:t>
      </w:r>
      <w:r w:rsidR="003B6750">
        <w:t xml:space="preserve"> Bên cạnh đó dlib cũng có wrapper cho ngôn ngữ Python, 1 ngôn ngữ rất dễ dùng và tiện lợi.</w:t>
      </w:r>
    </w:p>
    <w:p w14:paraId="6D4BF618" w14:textId="77777777" w:rsidR="00E676EF" w:rsidRDefault="00E676EF" w:rsidP="00E676EF">
      <w:pPr>
        <w:pStyle w:val="Heading3"/>
      </w:pPr>
      <w:r>
        <w:t xml:space="preserve"> </w:t>
      </w:r>
      <w:bookmarkStart w:id="211" w:name="_Toc455063090"/>
      <w:r>
        <w:t>Thư viện libSVM</w:t>
      </w:r>
      <w:bookmarkEnd w:id="211"/>
    </w:p>
    <w:p w14:paraId="162CE2D8" w14:textId="77777777" w:rsidR="00307763" w:rsidRDefault="009B5F97" w:rsidP="00307763">
      <w:pPr>
        <w:rPr>
          <w:rFonts w:cs="Times New Roman"/>
        </w:rPr>
      </w:pPr>
      <w:r>
        <w:t xml:space="preserve">Thư viện libSVM cũng là 1 thư viện mở rất phổ biến được phát triển trên nền C++ và port sang các ngôn ngữ khác. Vì khả năng cross-platform của libSVM nên </w:t>
      </w:r>
      <w:r>
        <w:lastRenderedPageBreak/>
        <w:t>nhóm chọn sử dụng thư viện này để hỗ trợ cho việc training model thuận tiện hơn</w:t>
      </w:r>
      <w:r w:rsidR="00C51ACD">
        <w:t>.</w:t>
      </w:r>
      <w:r w:rsidR="00307763" w:rsidRPr="00307763">
        <w:rPr>
          <w:rFonts w:cs="Times New Roman"/>
        </w:rPr>
        <w:t xml:space="preserve"> </w:t>
      </w:r>
      <w:r w:rsidR="003B6750">
        <w:rPr>
          <w:rFonts w:cs="Times New Roman"/>
        </w:rPr>
        <w:t>Quá trình huấn luyện sẽ được tiến hành bằng Python.</w:t>
      </w:r>
    </w:p>
    <w:p w14:paraId="53073024" w14:textId="77777777" w:rsidR="00FB5442" w:rsidRDefault="00E14919" w:rsidP="00307763">
      <w:pPr>
        <w:pStyle w:val="Heading2"/>
        <w:rPr>
          <w:lang w:val="en-US"/>
        </w:rPr>
      </w:pPr>
      <w:r>
        <w:rPr>
          <w:lang w:val="en-US"/>
        </w:rPr>
        <w:t>Thu thập dữ liệu</w:t>
      </w:r>
    </w:p>
    <w:p w14:paraId="55CEAD58" w14:textId="77777777" w:rsidR="004B445A" w:rsidRDefault="004B445A" w:rsidP="00E14919">
      <w:pPr>
        <w:rPr>
          <w:lang w:val="en-US"/>
        </w:rPr>
      </w:pPr>
      <w:r>
        <w:rPr>
          <w:lang w:val="en-US"/>
        </w:rPr>
        <w:t xml:space="preserve">Dữ liệu nhóm thu được là các ảnh portrait tìm được từ Google với đặc điểm chính đều là frontal face và thể hiện 3 dạng cảm xúc chính mà nhóm nghiên cứu: positive, neutral và negative. Sau khi lọc các ảnh có thể xác định được facial landmark, nhóm thu được tổng cộng khoảng 600 ảnh chia đều cho 3 dạng cảm xúc dùng để xây dựng mô hình huấn luyện. </w:t>
      </w:r>
    </w:p>
    <w:p w14:paraId="74DCE1C2" w14:textId="77777777" w:rsidR="004B445A" w:rsidRDefault="004B445A" w:rsidP="004B445A">
      <w:pPr>
        <w:pStyle w:val="Heading2"/>
        <w:rPr>
          <w:lang w:val="en-US"/>
        </w:rPr>
      </w:pPr>
      <w:r>
        <w:rPr>
          <w:lang w:val="en-US"/>
        </w:rPr>
        <w:t>Tiền xử lý dữ liệu</w:t>
      </w:r>
    </w:p>
    <w:p w14:paraId="58CDB2AE" w14:textId="77777777" w:rsidR="004B445A" w:rsidRDefault="004B445A" w:rsidP="004B445A">
      <w:pPr>
        <w:rPr>
          <w:lang w:val="en-US"/>
        </w:rPr>
      </w:pPr>
      <w:r>
        <w:rPr>
          <w:lang w:val="en-US"/>
        </w:rPr>
        <w:t>Nhóm sử dụng thuật toán xác định facial landmark của thư viện dlib để thu được vị trí của 68 điểm facial landmark có dạng như sau:</w:t>
      </w:r>
    </w:p>
    <w:p w14:paraId="664CA9EE" w14:textId="77777777" w:rsidR="004B445A" w:rsidRDefault="004B445A" w:rsidP="00D37441">
      <w:pPr>
        <w:ind w:firstLine="284"/>
        <w:jc w:val="center"/>
        <w:rPr>
          <w:lang w:val="en-US"/>
        </w:rPr>
      </w:pPr>
      <w:r>
        <w:rPr>
          <w:noProof/>
          <w:lang w:val="en-US"/>
        </w:rPr>
        <w:drawing>
          <wp:inline distT="0" distB="0" distL="0" distR="0" wp14:anchorId="61502BAE" wp14:editId="5BA8A539">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14:paraId="261FFECE" w14:textId="77777777"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14:paraId="347EFB87" w14:textId="77777777" w:rsidR="004B445A" w:rsidRDefault="004B445A" w:rsidP="004B445A">
      <w:r>
        <w:t xml:space="preserve">Trong trường hợp khuôn mặt bị nghiêng, ta tiến hành xoay ảnh quanh tâm ảnh với 1 góc tạo bởi đường thẳng nối giữa 2 điểm 32 và 26 với trục hoành. </w:t>
      </w:r>
      <w:r w:rsidR="00D37441">
        <w:t xml:space="preserve">Sau đó ta cắt ảnh theo bounding box của facial landmark và resize lại với độ rộng 100px. </w:t>
      </w:r>
    </w:p>
    <w:p w14:paraId="068449F4" w14:textId="77777777" w:rsidR="00D37441" w:rsidRDefault="00D37441" w:rsidP="00D37441">
      <w:pPr>
        <w:ind w:firstLine="0"/>
        <w:jc w:val="center"/>
      </w:pPr>
      <w:r>
        <w:rPr>
          <w:noProof/>
          <w:lang w:val="en-US"/>
        </w:rPr>
        <w:lastRenderedPageBreak/>
        <w:drawing>
          <wp:inline distT="0" distB="0" distL="0" distR="0" wp14:anchorId="6FD774F0" wp14:editId="37AE1758">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14:paraId="1C15DC4D" w14:textId="77777777" w:rsidR="00D37441" w:rsidRDefault="00D37441" w:rsidP="00D37441">
      <w:pPr>
        <w:pStyle w:val="FigureTable"/>
        <w:jc w:val="center"/>
      </w:pPr>
      <w:r>
        <w:rPr>
          <w:b/>
        </w:rPr>
        <w:t xml:space="preserve">Hình 3.2 </w:t>
      </w:r>
      <w:r>
        <w:t xml:space="preserve">Quá trình tiền xử lý </w:t>
      </w:r>
      <w:r w:rsidR="004A5B11">
        <w:t>ảnh</w:t>
      </w:r>
    </w:p>
    <w:p w14:paraId="0DB13477" w14:textId="77777777" w:rsidR="0096788A" w:rsidRDefault="0096788A" w:rsidP="0096788A">
      <w:r>
        <w:t>Với tập ảnh thu được, ta tiến hành gán nhãn và trích xuất feature từ các ảnh để xây dựng training dataset.</w:t>
      </w:r>
      <w:r w:rsidR="004A5B11">
        <w:t xml:space="preserve"> Nhóm sử dụng script của Python để xử lý quá trình này.</w:t>
      </w:r>
    </w:p>
    <w:p w14:paraId="62367F70" w14:textId="77777777" w:rsidR="004A5B11" w:rsidRDefault="004A5B11" w:rsidP="004A5B11">
      <w:pPr>
        <w:ind w:firstLine="0"/>
      </w:pPr>
      <w:r>
        <w:rPr>
          <w:noProof/>
          <w:lang w:val="en-US"/>
        </w:rPr>
        <w:drawing>
          <wp:inline distT="0" distB="0" distL="0" distR="0" wp14:anchorId="2CC2640F" wp14:editId="38856C2A">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4">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FC3CD18" w14:textId="77777777" w:rsidR="004A5B11" w:rsidRPr="004A5B11" w:rsidRDefault="004A5B11" w:rsidP="004A5B11">
      <w:pPr>
        <w:pStyle w:val="FigureTable"/>
        <w:jc w:val="center"/>
        <w:rPr>
          <w:i w:val="0"/>
        </w:rPr>
      </w:pPr>
      <w:r>
        <w:rPr>
          <w:b/>
        </w:rPr>
        <w:t>Hình 3.3</w:t>
      </w:r>
      <w:r>
        <w:rPr>
          <w:b/>
          <w:i w:val="0"/>
        </w:rPr>
        <w:t xml:space="preserve"> </w:t>
      </w:r>
      <w:r w:rsidRPr="004A5B11">
        <w:t>Quá trình tiền xử lý dữ liệu</w:t>
      </w:r>
    </w:p>
    <w:p w14:paraId="759FF0A6" w14:textId="77777777" w:rsidR="004A5B11" w:rsidRDefault="004A5B11" w:rsidP="004A5B11">
      <w:pPr>
        <w:pStyle w:val="Heading2"/>
      </w:pPr>
      <w:r>
        <w:t>Xây dựng SVM model</w:t>
      </w:r>
    </w:p>
    <w:p w14:paraId="13E015D4" w14:textId="77777777" w:rsidR="004A5B11" w:rsidRPr="004A5B11" w:rsidRDefault="004A5B11" w:rsidP="004A5B11">
      <w:r>
        <w:t>Nhóm đã viết 1 Python script để tiến hành train model bằng libSVM thử nghiệm nhiều thông số (gamma, C) khác nhau dựa theo nghiên cứu của Chih-Wei Hsu, Chih-Chung Chang, và Chih-Jen [6] và tiến hành 5-fold cross-validation. Kết quả thu được là 1 SVM model có độ chính xác [acc] với thông số (gamma, C) là [gamma,C].</w:t>
      </w:r>
    </w:p>
    <w:p w14:paraId="16B233DE" w14:textId="77777777" w:rsidR="00AF196C" w:rsidRPr="004A5B11" w:rsidRDefault="00AF196C" w:rsidP="00AF196C">
      <w:pPr>
        <w:pStyle w:val="Heading2"/>
      </w:pPr>
      <w:bookmarkStart w:id="212" w:name="_Toc455063092"/>
      <w:r w:rsidRPr="004A5B11">
        <w:t>Kết quả thử nghiệm</w:t>
      </w:r>
      <w:bookmarkEnd w:id="212"/>
    </w:p>
    <w:p w14:paraId="4D7C9AEC" w14:textId="77777777" w:rsidR="00AF196C" w:rsidRPr="004A5B11" w:rsidRDefault="00AF196C" w:rsidP="00AF196C">
      <w:pPr>
        <w:sectPr w:rsidR="00AF196C" w:rsidRPr="004A5B11" w:rsidSect="007F4B40">
          <w:pgSz w:w="11906" w:h="16838"/>
          <w:pgMar w:top="1701" w:right="1134" w:bottom="1985" w:left="1985" w:header="708" w:footer="708" w:gutter="0"/>
          <w:cols w:space="708"/>
          <w:docGrid w:linePitch="360"/>
        </w:sectPr>
      </w:pPr>
    </w:p>
    <w:p w14:paraId="40503051" w14:textId="3B0AD312" w:rsidR="00AF196C" w:rsidRDefault="00674E59" w:rsidP="00E676EF">
      <w:pPr>
        <w:pStyle w:val="Heading1"/>
        <w:rPr>
          <w:lang w:val="vi-VN"/>
        </w:rPr>
      </w:pPr>
      <w:r>
        <w:rPr>
          <w:lang w:val="vi-VN"/>
        </w:rPr>
        <w:lastRenderedPageBreak/>
        <w:t>KẾT QUẢ ĐẠT ĐƯỢC</w:t>
      </w:r>
    </w:p>
    <w:p w14:paraId="4F3D6087" w14:textId="77777777" w:rsidR="001D3E90" w:rsidRDefault="001D3E90" w:rsidP="001D3E90"/>
    <w:p w14:paraId="065DD23A" w14:textId="62279F81" w:rsidR="001D3E90" w:rsidRDefault="0094417C" w:rsidP="001D3E90">
      <w:r>
        <w:t>4.1 KẾT QUẢ ỨNG DỤNG</w:t>
      </w:r>
    </w:p>
    <w:p w14:paraId="251EF41A" w14:textId="41A44007" w:rsidR="0094417C" w:rsidRPr="001D3E90" w:rsidRDefault="0094417C" w:rsidP="001D3E90">
      <w:r>
        <w:t>4.2 KẾT QUẢ HUẤN LUYỆN MÔ HÌNH</w:t>
      </w:r>
    </w:p>
    <w:p w14:paraId="5F5A726F" w14:textId="77777777" w:rsidR="00B520EA" w:rsidRDefault="00B520EA" w:rsidP="00B520EA">
      <w:pPr>
        <w:rPr>
          <w:rFonts w:cs="Times New Roman"/>
        </w:rPr>
      </w:pPr>
    </w:p>
    <w:p w14:paraId="133C3979" w14:textId="77777777" w:rsidR="00B63C61" w:rsidRDefault="00B63C61" w:rsidP="00B520EA">
      <w:pPr>
        <w:rPr>
          <w:rFonts w:cs="Times New Roman"/>
        </w:rPr>
      </w:pPr>
    </w:p>
    <w:p w14:paraId="087598AC" w14:textId="77777777" w:rsidR="00B63C61" w:rsidRDefault="00B63C61" w:rsidP="00B520EA">
      <w:pPr>
        <w:rPr>
          <w:rFonts w:cs="Times New Roman"/>
        </w:rPr>
      </w:pPr>
    </w:p>
    <w:p w14:paraId="226EBD6D" w14:textId="77777777" w:rsidR="00B63C61" w:rsidRDefault="00B63C61" w:rsidP="00B520EA">
      <w:pPr>
        <w:rPr>
          <w:rFonts w:cs="Times New Roman"/>
        </w:rPr>
      </w:pPr>
    </w:p>
    <w:p w14:paraId="0D65C841" w14:textId="77777777" w:rsidR="00B63C61" w:rsidRDefault="00B63C61" w:rsidP="00B520EA">
      <w:pPr>
        <w:rPr>
          <w:rFonts w:cs="Times New Roman"/>
        </w:rPr>
      </w:pPr>
    </w:p>
    <w:p w14:paraId="14C02E4C" w14:textId="77777777" w:rsidR="00B63C61" w:rsidRDefault="00B63C61" w:rsidP="00B520EA">
      <w:pPr>
        <w:rPr>
          <w:rFonts w:cs="Times New Roman"/>
        </w:rPr>
      </w:pPr>
    </w:p>
    <w:p w14:paraId="2BBCD46E" w14:textId="77777777" w:rsidR="00B63C61" w:rsidRDefault="00B63C61" w:rsidP="00B520EA">
      <w:pPr>
        <w:rPr>
          <w:rFonts w:cs="Times New Roman"/>
        </w:rPr>
      </w:pPr>
    </w:p>
    <w:p w14:paraId="062E49FE" w14:textId="77777777" w:rsidR="00B63C61" w:rsidRDefault="00B63C61" w:rsidP="00B520EA">
      <w:pPr>
        <w:rPr>
          <w:rFonts w:cs="Times New Roman"/>
        </w:rPr>
      </w:pPr>
    </w:p>
    <w:p w14:paraId="38D95A6F" w14:textId="77777777" w:rsidR="00B63C61" w:rsidRDefault="00B63C61" w:rsidP="00B520EA">
      <w:pPr>
        <w:rPr>
          <w:rFonts w:cs="Times New Roman"/>
        </w:rPr>
      </w:pPr>
    </w:p>
    <w:p w14:paraId="056F20E8" w14:textId="77777777" w:rsidR="00B63C61" w:rsidRDefault="00B63C61" w:rsidP="00B520EA">
      <w:pPr>
        <w:rPr>
          <w:rFonts w:cs="Times New Roman"/>
        </w:rPr>
      </w:pPr>
    </w:p>
    <w:p w14:paraId="134E09D3" w14:textId="77777777" w:rsidR="00B63C61" w:rsidRDefault="00B63C61" w:rsidP="00B520EA">
      <w:pPr>
        <w:rPr>
          <w:rFonts w:cs="Times New Roman"/>
        </w:rPr>
      </w:pPr>
    </w:p>
    <w:p w14:paraId="33DB9734" w14:textId="77777777" w:rsidR="00B63C61" w:rsidRDefault="00B63C61" w:rsidP="00B520EA">
      <w:pPr>
        <w:rPr>
          <w:rFonts w:cs="Times New Roman"/>
        </w:rPr>
      </w:pPr>
    </w:p>
    <w:p w14:paraId="0A447E89" w14:textId="77777777" w:rsidR="00B63C61" w:rsidRDefault="00B63C61" w:rsidP="00B520EA">
      <w:pPr>
        <w:rPr>
          <w:rFonts w:cs="Times New Roman"/>
        </w:rPr>
      </w:pPr>
    </w:p>
    <w:p w14:paraId="00B6FCAE" w14:textId="77777777" w:rsidR="00B63C61" w:rsidRDefault="00B63C61" w:rsidP="00B520EA">
      <w:pPr>
        <w:rPr>
          <w:rFonts w:cs="Times New Roman"/>
        </w:rPr>
      </w:pPr>
    </w:p>
    <w:p w14:paraId="07084774" w14:textId="77777777" w:rsidR="00B63C61" w:rsidRDefault="00B63C61" w:rsidP="00B520EA">
      <w:pPr>
        <w:rPr>
          <w:rFonts w:cs="Times New Roman"/>
        </w:rPr>
      </w:pPr>
    </w:p>
    <w:p w14:paraId="63A9CF02" w14:textId="77777777" w:rsidR="00B63C61" w:rsidRDefault="00B63C61" w:rsidP="00B520EA">
      <w:pPr>
        <w:rPr>
          <w:rFonts w:cs="Times New Roman"/>
        </w:rPr>
      </w:pPr>
    </w:p>
    <w:p w14:paraId="047768F8" w14:textId="77777777" w:rsidR="00B63C61" w:rsidRDefault="00B63C61" w:rsidP="00B520EA">
      <w:pPr>
        <w:rPr>
          <w:rFonts w:cs="Times New Roman"/>
        </w:rPr>
      </w:pPr>
    </w:p>
    <w:p w14:paraId="740296CE" w14:textId="77777777" w:rsidR="00B63C61" w:rsidRDefault="00B63C61" w:rsidP="00B520EA">
      <w:pPr>
        <w:rPr>
          <w:rFonts w:cs="Times New Roman"/>
        </w:rPr>
      </w:pPr>
    </w:p>
    <w:p w14:paraId="22605D31" w14:textId="77777777" w:rsidR="00B63C61" w:rsidRDefault="00B63C61" w:rsidP="00B520EA">
      <w:pPr>
        <w:rPr>
          <w:rFonts w:cs="Times New Roman"/>
        </w:rPr>
      </w:pPr>
    </w:p>
    <w:p w14:paraId="65E3DA1E" w14:textId="3FC130BB" w:rsidR="00B63C61" w:rsidRDefault="00B63C61" w:rsidP="008E29A0">
      <w:pPr>
        <w:pStyle w:val="Heading1"/>
        <w:pPrChange w:id="213" w:author="User-Admin" w:date="2016-07-04T22:22:00Z">
          <w:pPr/>
        </w:pPrChange>
      </w:pPr>
      <w:del w:id="214" w:author="User-Admin" w:date="2016-07-04T22:23:00Z">
        <w:r w:rsidDel="008E29A0">
          <w:lastRenderedPageBreak/>
          <w:delText>C</w:delText>
        </w:r>
      </w:del>
      <w:del w:id="215" w:author="User-Admin" w:date="2016-07-04T22:22:00Z">
        <w:r w:rsidDel="008E29A0">
          <w:delText>HƯƠNG 5:</w:delText>
        </w:r>
      </w:del>
      <w:r>
        <w:t xml:space="preserve"> KƠNG 5:Q</w:t>
      </w:r>
    </w:p>
    <w:p w14:paraId="5B0C8F92" w14:textId="77777777" w:rsidR="008E29A0" w:rsidRDefault="008E29A0" w:rsidP="008E29A0">
      <w:pPr>
        <w:ind w:firstLine="0"/>
        <w:rPr>
          <w:ins w:id="216" w:author="User-Admin" w:date="2016-07-04T22:22:00Z"/>
          <w:rFonts w:cs="Times New Roman"/>
          <w:lang w:val="en-US"/>
        </w:rPr>
      </w:pPr>
      <w:ins w:id="217" w:author="User-Admin" w:date="2016-07-04T22:22:00Z">
        <w:r>
          <w:rPr>
            <w:rFonts w:cs="Times New Roman"/>
            <w:lang w:val="en-US"/>
          </w:rPr>
          <w:t>Thông qua việc thực hiện đề tài khóa luận này, chúng tôi đã đạt được những kinh nghiệm và kết quả nhất định. Sau đây là những ưu khuyết điểm, kết luận và hướng phát triển của đề tài.</w:t>
        </w:r>
      </w:ins>
    </w:p>
    <w:p w14:paraId="0BECA8A3" w14:textId="77777777" w:rsidR="008E29A0" w:rsidRDefault="008E29A0" w:rsidP="008E29A0">
      <w:pPr>
        <w:pStyle w:val="Heading2"/>
        <w:rPr>
          <w:ins w:id="218" w:author="User-Admin" w:date="2016-07-04T22:22:00Z"/>
          <w:lang w:val="en-US"/>
        </w:rPr>
      </w:pPr>
      <w:ins w:id="219" w:author="User-Admin" w:date="2016-07-04T22:22:00Z">
        <w:r>
          <w:rPr>
            <w:lang w:val="en-US"/>
          </w:rPr>
          <w:t>Ưu điểm</w:t>
        </w:r>
      </w:ins>
    </w:p>
    <w:p w14:paraId="110E2B77" w14:textId="77777777" w:rsidR="008E29A0" w:rsidRDefault="008E29A0" w:rsidP="008E29A0">
      <w:pPr>
        <w:rPr>
          <w:ins w:id="220" w:author="User-Admin" w:date="2016-07-04T22:22:00Z"/>
          <w:lang w:val="en-US"/>
        </w:rPr>
      </w:pPr>
      <w:ins w:id="221" w:author="User-Admin" w:date="2016-07-04T22:22:00Z">
        <w:r>
          <w:rPr>
            <w:lang w:val="en-US"/>
          </w:rPr>
          <w:t>Dữ liệu thu thập được mang tính đa dạng, tổng quát.</w:t>
        </w:r>
      </w:ins>
    </w:p>
    <w:p w14:paraId="67A63B2F" w14:textId="77777777" w:rsidR="008E29A0" w:rsidRDefault="008E29A0" w:rsidP="008E29A0">
      <w:pPr>
        <w:rPr>
          <w:ins w:id="222" w:author="User-Admin" w:date="2016-07-04T22:22:00Z"/>
          <w:lang w:val="en-US"/>
        </w:rPr>
      </w:pPr>
      <w:ins w:id="223" w:author="User-Admin" w:date="2016-07-04T22:22:00Z">
        <w:r>
          <w:rPr>
            <w:lang w:val="en-US"/>
          </w:rPr>
          <w:t>Tốc độ xử lý của ứng dụng chạy rất tốt, xử lý cho ra kết quả 30FPS.</w:t>
        </w:r>
      </w:ins>
    </w:p>
    <w:p w14:paraId="6F397ACC" w14:textId="77777777" w:rsidR="008E29A0" w:rsidRDefault="008E29A0" w:rsidP="008E29A0">
      <w:pPr>
        <w:rPr>
          <w:ins w:id="224" w:author="User-Admin" w:date="2016-07-04T22:22:00Z"/>
          <w:lang w:val="en-US"/>
        </w:rPr>
      </w:pPr>
    </w:p>
    <w:p w14:paraId="0B28E690" w14:textId="77777777" w:rsidR="008E29A0" w:rsidRDefault="008E29A0" w:rsidP="008E29A0">
      <w:pPr>
        <w:pStyle w:val="Heading2"/>
        <w:rPr>
          <w:ins w:id="225" w:author="User-Admin" w:date="2016-07-04T22:22:00Z"/>
          <w:lang w:val="en-US"/>
        </w:rPr>
      </w:pPr>
      <w:ins w:id="226" w:author="User-Admin" w:date="2016-07-04T22:22:00Z">
        <w:r>
          <w:rPr>
            <w:lang w:val="en-US"/>
          </w:rPr>
          <w:t>Khuyết điểm</w:t>
        </w:r>
        <w:bookmarkStart w:id="227" w:name="_GoBack"/>
        <w:bookmarkEnd w:id="227"/>
      </w:ins>
    </w:p>
    <w:p w14:paraId="3B21DEEE" w14:textId="77777777" w:rsidR="008E29A0" w:rsidRPr="001E0218" w:rsidRDefault="008E29A0" w:rsidP="008E29A0">
      <w:pPr>
        <w:rPr>
          <w:ins w:id="228" w:author="User-Admin" w:date="2016-07-04T22:22:00Z"/>
          <w:lang w:val="en-US"/>
        </w:rPr>
      </w:pPr>
    </w:p>
    <w:p w14:paraId="1D722848" w14:textId="77777777" w:rsidR="008E29A0" w:rsidRDefault="008E29A0" w:rsidP="008E29A0">
      <w:pPr>
        <w:pStyle w:val="Heading2"/>
        <w:rPr>
          <w:ins w:id="229" w:author="User-Admin" w:date="2016-07-04T22:22:00Z"/>
          <w:lang w:val="en-US"/>
        </w:rPr>
      </w:pPr>
      <w:ins w:id="230" w:author="User-Admin" w:date="2016-07-04T22:22:00Z">
        <w:r>
          <w:rPr>
            <w:lang w:val="en-US"/>
          </w:rPr>
          <w:t>Kết luận</w:t>
        </w:r>
      </w:ins>
    </w:p>
    <w:p w14:paraId="3F800123" w14:textId="77777777" w:rsidR="008E29A0" w:rsidRPr="001E0218" w:rsidRDefault="008E29A0" w:rsidP="008E29A0">
      <w:pPr>
        <w:rPr>
          <w:ins w:id="231" w:author="User-Admin" w:date="2016-07-04T22:22:00Z"/>
          <w:lang w:val="en-US"/>
        </w:rPr>
      </w:pPr>
    </w:p>
    <w:p w14:paraId="2CB87149" w14:textId="77777777" w:rsidR="008E29A0" w:rsidRDefault="008E29A0" w:rsidP="008E29A0">
      <w:pPr>
        <w:pStyle w:val="Heading2"/>
        <w:rPr>
          <w:ins w:id="232" w:author="User-Admin" w:date="2016-07-04T22:22:00Z"/>
          <w:lang w:val="en-US"/>
        </w:rPr>
      </w:pPr>
      <w:ins w:id="233" w:author="User-Admin" w:date="2016-07-04T22:22:00Z">
        <w:r>
          <w:rPr>
            <w:lang w:val="en-US"/>
          </w:rPr>
          <w:t>Hướng phát triển</w:t>
        </w:r>
      </w:ins>
    </w:p>
    <w:p w14:paraId="3ADEC1A1" w14:textId="77777777" w:rsidR="008E29A0" w:rsidRPr="001E0218" w:rsidRDefault="008E29A0" w:rsidP="008E29A0">
      <w:pPr>
        <w:rPr>
          <w:ins w:id="234" w:author="User-Admin" w:date="2016-07-04T22:22:00Z"/>
          <w:lang w:val="en-US"/>
        </w:rPr>
        <w:sectPr w:rsidR="008E29A0" w:rsidRPr="001E0218" w:rsidSect="007F4B40">
          <w:pgSz w:w="11906" w:h="16838"/>
          <w:pgMar w:top="1701" w:right="1134" w:bottom="1985" w:left="1985" w:header="708" w:footer="708" w:gutter="0"/>
          <w:cols w:space="708"/>
          <w:docGrid w:linePitch="360"/>
        </w:sectPr>
      </w:pPr>
    </w:p>
    <w:p w14:paraId="7133AF60" w14:textId="77777777" w:rsidR="00B63C61" w:rsidRDefault="00B63C61" w:rsidP="00B520EA">
      <w:pPr>
        <w:rPr>
          <w:rFonts w:cs="Times New Roman"/>
        </w:rPr>
      </w:pPr>
    </w:p>
    <w:p w14:paraId="66DBE717" w14:textId="77777777" w:rsidR="00B63C61" w:rsidRDefault="00B63C61" w:rsidP="00B520EA">
      <w:pPr>
        <w:rPr>
          <w:rFonts w:cs="Times New Roman"/>
        </w:rPr>
      </w:pPr>
    </w:p>
    <w:p w14:paraId="1D3D48E1" w14:textId="77777777" w:rsidR="00B63C61" w:rsidRPr="004A5B11" w:rsidRDefault="00B63C61" w:rsidP="00B520EA">
      <w:pPr>
        <w:rPr>
          <w:rFonts w:cs="Times New Roman"/>
        </w:rPr>
      </w:pPr>
    </w:p>
    <w:p w14:paraId="2BE4F274" w14:textId="77777777" w:rsidR="00B520EA" w:rsidRPr="004A5B11" w:rsidRDefault="00B520EA" w:rsidP="00B520EA">
      <w:pPr>
        <w:rPr>
          <w:rFonts w:cs="Times New Roman"/>
        </w:rPr>
        <w:sectPr w:rsidR="00B520EA" w:rsidRPr="004A5B11" w:rsidSect="007F4B40">
          <w:pgSz w:w="11906" w:h="16838"/>
          <w:pgMar w:top="1701" w:right="1134" w:bottom="1985" w:left="1985" w:header="708" w:footer="708" w:gutter="0"/>
          <w:cols w:space="708"/>
          <w:docGrid w:linePitch="360"/>
        </w:sectPr>
      </w:pPr>
    </w:p>
    <w:p w14:paraId="093615B9" w14:textId="77777777" w:rsidR="00B520EA" w:rsidRPr="004A5B11" w:rsidRDefault="00B520EA" w:rsidP="00B520EA">
      <w:pPr>
        <w:pStyle w:val="Title"/>
        <w:rPr>
          <w:rFonts w:cs="Times New Roman"/>
        </w:rPr>
      </w:pPr>
      <w:r w:rsidRPr="004A5B11">
        <w:rPr>
          <w:rFonts w:cs="Times New Roman"/>
        </w:rPr>
        <w:lastRenderedPageBreak/>
        <w:t>TÀI LIỆU THAM KHẢO</w:t>
      </w:r>
    </w:p>
    <w:p w14:paraId="7AEC1BEA" w14:textId="77777777" w:rsidR="00B520EA" w:rsidRPr="004A5B11" w:rsidRDefault="005D7BC1" w:rsidP="00B520EA">
      <w:pPr>
        <w:rPr>
          <w:rFonts w:cs="Times New Roman"/>
          <w:szCs w:val="26"/>
        </w:rPr>
      </w:pPr>
      <w:r w:rsidRPr="004A5B11">
        <w:rPr>
          <w:rFonts w:cs="Times New Roman"/>
          <w:szCs w:val="26"/>
        </w:rPr>
        <w:t>Theo chuẩn IEEE</w:t>
      </w:r>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6C34E" w14:textId="77777777" w:rsidR="007466C5" w:rsidRDefault="007466C5" w:rsidP="00C05CE5">
      <w:pPr>
        <w:spacing w:after="0" w:line="240" w:lineRule="auto"/>
      </w:pPr>
      <w:r>
        <w:separator/>
      </w:r>
    </w:p>
  </w:endnote>
  <w:endnote w:type="continuationSeparator" w:id="0">
    <w:p w14:paraId="6DAC04F1" w14:textId="77777777" w:rsidR="007466C5" w:rsidRDefault="007466C5"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412956"/>
      <w:docPartObj>
        <w:docPartGallery w:val="Page Numbers (Bottom of Page)"/>
        <w:docPartUnique/>
      </w:docPartObj>
    </w:sdtPr>
    <w:sdtEndPr>
      <w:rPr>
        <w:noProof/>
      </w:rPr>
    </w:sdtEndPr>
    <w:sdtContent>
      <w:p w14:paraId="001F26FE" w14:textId="77777777" w:rsidR="007B6EC4" w:rsidRDefault="007B6EC4" w:rsidP="00C05CE5">
        <w:pPr>
          <w:pStyle w:val="Footer"/>
          <w:pBdr>
            <w:top w:val="double" w:sz="4" w:space="1" w:color="auto"/>
          </w:pBdr>
          <w:jc w:val="center"/>
        </w:pPr>
        <w:r>
          <w:fldChar w:fldCharType="begin"/>
        </w:r>
        <w:r>
          <w:instrText xml:space="preserve"> PAGE   \* MERGEFORMAT </w:instrText>
        </w:r>
        <w:r>
          <w:fldChar w:fldCharType="separate"/>
        </w:r>
        <w:r w:rsidR="008E29A0">
          <w:rPr>
            <w:noProof/>
          </w:rPr>
          <w:t>21</w:t>
        </w:r>
        <w:r>
          <w:rPr>
            <w:noProof/>
          </w:rPr>
          <w:fldChar w:fldCharType="end"/>
        </w:r>
      </w:p>
    </w:sdtContent>
  </w:sdt>
  <w:p w14:paraId="46277EF1" w14:textId="77777777" w:rsidR="007B6EC4" w:rsidRPr="00C05CE5" w:rsidRDefault="007B6EC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021AE6" w14:textId="77777777" w:rsidR="007466C5" w:rsidRDefault="007466C5" w:rsidP="00C05CE5">
      <w:pPr>
        <w:spacing w:after="0" w:line="240" w:lineRule="auto"/>
      </w:pPr>
      <w:r>
        <w:separator/>
      </w:r>
    </w:p>
  </w:footnote>
  <w:footnote w:type="continuationSeparator" w:id="0">
    <w:p w14:paraId="7B16AC44" w14:textId="77777777" w:rsidR="007466C5" w:rsidRDefault="007466C5"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4D565D"/>
    <w:multiLevelType w:val="multilevel"/>
    <w:tmpl w:val="FA52A944"/>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6"/>
  </w:num>
  <w:num w:numId="2">
    <w:abstractNumId w:val="21"/>
  </w:num>
  <w:num w:numId="3">
    <w:abstractNumId w:val="31"/>
  </w:num>
  <w:num w:numId="4">
    <w:abstractNumId w:val="5"/>
  </w:num>
  <w:num w:numId="5">
    <w:abstractNumId w:val="25"/>
  </w:num>
  <w:num w:numId="6">
    <w:abstractNumId w:val="1"/>
  </w:num>
  <w:num w:numId="7">
    <w:abstractNumId w:val="18"/>
  </w:num>
  <w:num w:numId="8">
    <w:abstractNumId w:val="30"/>
  </w:num>
  <w:num w:numId="9">
    <w:abstractNumId w:val="40"/>
  </w:num>
  <w:num w:numId="10">
    <w:abstractNumId w:val="2"/>
  </w:num>
  <w:num w:numId="11">
    <w:abstractNumId w:val="43"/>
  </w:num>
  <w:num w:numId="12">
    <w:abstractNumId w:val="35"/>
  </w:num>
  <w:num w:numId="13">
    <w:abstractNumId w:val="27"/>
  </w:num>
  <w:num w:numId="14">
    <w:abstractNumId w:val="23"/>
  </w:num>
  <w:num w:numId="15">
    <w:abstractNumId w:val="26"/>
  </w:num>
  <w:num w:numId="16">
    <w:abstractNumId w:val="0"/>
  </w:num>
  <w:num w:numId="17">
    <w:abstractNumId w:val="20"/>
  </w:num>
  <w:num w:numId="18">
    <w:abstractNumId w:val="37"/>
  </w:num>
  <w:num w:numId="19">
    <w:abstractNumId w:val="41"/>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4"/>
  </w:num>
  <w:num w:numId="37">
    <w:abstractNumId w:val="13"/>
  </w:num>
  <w:num w:numId="38">
    <w:abstractNumId w:val="34"/>
  </w:num>
  <w:num w:numId="39">
    <w:abstractNumId w:val="32"/>
  </w:num>
  <w:num w:numId="40">
    <w:abstractNumId w:val="28"/>
  </w:num>
  <w:num w:numId="41">
    <w:abstractNumId w:val="22"/>
  </w:num>
  <w:num w:numId="42">
    <w:abstractNumId w:val="38"/>
  </w:num>
  <w:num w:numId="43">
    <w:abstractNumId w:val="42"/>
  </w:num>
  <w:num w:numId="44">
    <w:abstractNumId w:val="33"/>
  </w:num>
  <w:num w:numId="45">
    <w:abstractNumId w:val="3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Admin">
    <w15:presenceInfo w15:providerId="None" w15:userId="User-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F95"/>
    <w:rsid w:val="00013DDE"/>
    <w:rsid w:val="00046DAE"/>
    <w:rsid w:val="0005475D"/>
    <w:rsid w:val="0006264F"/>
    <w:rsid w:val="00082EBC"/>
    <w:rsid w:val="00092675"/>
    <w:rsid w:val="000B181F"/>
    <w:rsid w:val="000B35A0"/>
    <w:rsid w:val="000B52C9"/>
    <w:rsid w:val="000C6FCE"/>
    <w:rsid w:val="000D1BA3"/>
    <w:rsid w:val="000E1AE6"/>
    <w:rsid w:val="000F120E"/>
    <w:rsid w:val="00110DFC"/>
    <w:rsid w:val="0011164E"/>
    <w:rsid w:val="001151B2"/>
    <w:rsid w:val="00126A4E"/>
    <w:rsid w:val="0013025B"/>
    <w:rsid w:val="00151763"/>
    <w:rsid w:val="00152C6F"/>
    <w:rsid w:val="00184594"/>
    <w:rsid w:val="00191FE2"/>
    <w:rsid w:val="001A3BFF"/>
    <w:rsid w:val="001D3E90"/>
    <w:rsid w:val="001F247C"/>
    <w:rsid w:val="001F7810"/>
    <w:rsid w:val="002219BF"/>
    <w:rsid w:val="0022525C"/>
    <w:rsid w:val="00242368"/>
    <w:rsid w:val="00251410"/>
    <w:rsid w:val="002713FF"/>
    <w:rsid w:val="002833B6"/>
    <w:rsid w:val="002B4594"/>
    <w:rsid w:val="002B6D31"/>
    <w:rsid w:val="002C4C76"/>
    <w:rsid w:val="002E3735"/>
    <w:rsid w:val="002F376B"/>
    <w:rsid w:val="0030138A"/>
    <w:rsid w:val="00303699"/>
    <w:rsid w:val="00307763"/>
    <w:rsid w:val="00310A75"/>
    <w:rsid w:val="00366C33"/>
    <w:rsid w:val="00383716"/>
    <w:rsid w:val="00390A8B"/>
    <w:rsid w:val="003A122B"/>
    <w:rsid w:val="003B52C1"/>
    <w:rsid w:val="003B6750"/>
    <w:rsid w:val="003C242B"/>
    <w:rsid w:val="00402150"/>
    <w:rsid w:val="0045053A"/>
    <w:rsid w:val="004558E3"/>
    <w:rsid w:val="00474F68"/>
    <w:rsid w:val="0047569A"/>
    <w:rsid w:val="00481823"/>
    <w:rsid w:val="004903FF"/>
    <w:rsid w:val="004A5B11"/>
    <w:rsid w:val="004B445A"/>
    <w:rsid w:val="004E5347"/>
    <w:rsid w:val="0050039E"/>
    <w:rsid w:val="005234F4"/>
    <w:rsid w:val="00533C79"/>
    <w:rsid w:val="00572585"/>
    <w:rsid w:val="00590CD8"/>
    <w:rsid w:val="005D7BC1"/>
    <w:rsid w:val="005E05D2"/>
    <w:rsid w:val="005E69DE"/>
    <w:rsid w:val="00610877"/>
    <w:rsid w:val="00627E41"/>
    <w:rsid w:val="00637AA0"/>
    <w:rsid w:val="00645AE9"/>
    <w:rsid w:val="00674E59"/>
    <w:rsid w:val="006934CA"/>
    <w:rsid w:val="006A3498"/>
    <w:rsid w:val="006C7C5D"/>
    <w:rsid w:val="00713B27"/>
    <w:rsid w:val="00715D2F"/>
    <w:rsid w:val="0074104A"/>
    <w:rsid w:val="00745672"/>
    <w:rsid w:val="007466C5"/>
    <w:rsid w:val="00750E8F"/>
    <w:rsid w:val="0075285D"/>
    <w:rsid w:val="00756BBA"/>
    <w:rsid w:val="00772B04"/>
    <w:rsid w:val="00773D77"/>
    <w:rsid w:val="007B6EC4"/>
    <w:rsid w:val="007F4B40"/>
    <w:rsid w:val="00825B8D"/>
    <w:rsid w:val="00842871"/>
    <w:rsid w:val="00861440"/>
    <w:rsid w:val="008E29A0"/>
    <w:rsid w:val="008F6E01"/>
    <w:rsid w:val="0092507C"/>
    <w:rsid w:val="009258E1"/>
    <w:rsid w:val="009424D5"/>
    <w:rsid w:val="0094417C"/>
    <w:rsid w:val="0096788A"/>
    <w:rsid w:val="00987AB4"/>
    <w:rsid w:val="009B5F97"/>
    <w:rsid w:val="009D427A"/>
    <w:rsid w:val="009D4B6E"/>
    <w:rsid w:val="009D7A32"/>
    <w:rsid w:val="009E6DFD"/>
    <w:rsid w:val="00A1090C"/>
    <w:rsid w:val="00A1168A"/>
    <w:rsid w:val="00A24550"/>
    <w:rsid w:val="00A42F1D"/>
    <w:rsid w:val="00A5343C"/>
    <w:rsid w:val="00A61100"/>
    <w:rsid w:val="00A77ED0"/>
    <w:rsid w:val="00AA584B"/>
    <w:rsid w:val="00AB268B"/>
    <w:rsid w:val="00AF158F"/>
    <w:rsid w:val="00AF196C"/>
    <w:rsid w:val="00B26FC2"/>
    <w:rsid w:val="00B30F34"/>
    <w:rsid w:val="00B32F07"/>
    <w:rsid w:val="00B33DC2"/>
    <w:rsid w:val="00B41733"/>
    <w:rsid w:val="00B520EA"/>
    <w:rsid w:val="00B570C2"/>
    <w:rsid w:val="00B63C61"/>
    <w:rsid w:val="00B9258D"/>
    <w:rsid w:val="00B93B8B"/>
    <w:rsid w:val="00B93DE4"/>
    <w:rsid w:val="00BB55AF"/>
    <w:rsid w:val="00BC00F3"/>
    <w:rsid w:val="00BE161C"/>
    <w:rsid w:val="00C05CE5"/>
    <w:rsid w:val="00C13549"/>
    <w:rsid w:val="00C51ACD"/>
    <w:rsid w:val="00C62208"/>
    <w:rsid w:val="00C747D5"/>
    <w:rsid w:val="00C80C65"/>
    <w:rsid w:val="00CE364A"/>
    <w:rsid w:val="00CE7CFB"/>
    <w:rsid w:val="00CF3A6D"/>
    <w:rsid w:val="00CF53A2"/>
    <w:rsid w:val="00D04657"/>
    <w:rsid w:val="00D14F55"/>
    <w:rsid w:val="00D26DA5"/>
    <w:rsid w:val="00D33DE2"/>
    <w:rsid w:val="00D37441"/>
    <w:rsid w:val="00D53AAF"/>
    <w:rsid w:val="00D8251D"/>
    <w:rsid w:val="00D84525"/>
    <w:rsid w:val="00D97CBC"/>
    <w:rsid w:val="00DC43AC"/>
    <w:rsid w:val="00DE50E4"/>
    <w:rsid w:val="00E0457D"/>
    <w:rsid w:val="00E13D70"/>
    <w:rsid w:val="00E14919"/>
    <w:rsid w:val="00E41016"/>
    <w:rsid w:val="00E50B38"/>
    <w:rsid w:val="00E676EF"/>
    <w:rsid w:val="00E7610E"/>
    <w:rsid w:val="00E769F3"/>
    <w:rsid w:val="00E85E5E"/>
    <w:rsid w:val="00E95218"/>
    <w:rsid w:val="00E96E87"/>
    <w:rsid w:val="00EA34A1"/>
    <w:rsid w:val="00EB2747"/>
    <w:rsid w:val="00EB555A"/>
    <w:rsid w:val="00EB7951"/>
    <w:rsid w:val="00EE611E"/>
    <w:rsid w:val="00EF1415"/>
    <w:rsid w:val="00F14E69"/>
    <w:rsid w:val="00F16C09"/>
    <w:rsid w:val="00F2590E"/>
    <w:rsid w:val="00F300BB"/>
    <w:rsid w:val="00F43DD3"/>
    <w:rsid w:val="00F51446"/>
    <w:rsid w:val="00F65A80"/>
    <w:rsid w:val="00F90573"/>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688D95"/>
  <w15:docId w15:val="{82BC9684-DA23-4056-94D3-E5B512237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C7BCB-8543-4657-94AC-5CFB00D81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4232</Words>
  <Characters>24124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User-Admin</cp:lastModifiedBy>
  <cp:revision>2</cp:revision>
  <cp:lastPrinted>2013-11-07T09:17:00Z</cp:lastPrinted>
  <dcterms:created xsi:type="dcterms:W3CDTF">2016-07-04T15:24:00Z</dcterms:created>
  <dcterms:modified xsi:type="dcterms:W3CDTF">2016-07-04T15:24:00Z</dcterms:modified>
</cp:coreProperties>
</file>
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Default="003B52C1" w:rsidP="0045053A">
      <w:pPr>
        <w:jc w:val="center"/>
        <w:rPr>
          <w:rFonts w:cs="Times New Roman"/>
          <w:b/>
          <w:sz w:val="28"/>
        </w:rPr>
      </w:pPr>
      <w:r>
        <w:rPr>
          <w:rFonts w:cs="Times New Roman"/>
          <w:b/>
          <w:sz w:val="28"/>
        </w:rPr>
        <w:t>TRỊNH HOÀNG MINH</w:t>
      </w:r>
    </w:p>
    <w:p w:rsidR="003B52C1" w:rsidRPr="00A5343C" w:rsidRDefault="003B52C1" w:rsidP="0045053A">
      <w:pPr>
        <w:jc w:val="center"/>
        <w:rPr>
          <w:rFonts w:cs="Times New Roman"/>
          <w:b/>
          <w:sz w:val="28"/>
        </w:rPr>
      </w:pPr>
      <w:r>
        <w:rPr>
          <w:rFonts w:cs="Times New Roman"/>
          <w:b/>
          <w:sz w:val="28"/>
        </w:rPr>
        <w:t>PHAN VĂN TÂN</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Default="000B181F" w:rsidP="00B33DC2">
      <w:pPr>
        <w:jc w:val="center"/>
        <w:rPr>
          <w:rFonts w:cs="Times New Roman"/>
          <w:b/>
          <w:sz w:val="28"/>
          <w:szCs w:val="28"/>
        </w:rPr>
      </w:pPr>
      <w:r>
        <w:rPr>
          <w:rFonts w:cs="Times New Roman"/>
          <w:b/>
          <w:sz w:val="28"/>
          <w:szCs w:val="28"/>
        </w:rPr>
        <w:t>TRỊNH HOÀNG MINH - 12520638</w:t>
      </w:r>
    </w:p>
    <w:p w:rsidR="000B181F" w:rsidRPr="00A5343C" w:rsidRDefault="000B181F" w:rsidP="00B33DC2">
      <w:pPr>
        <w:jc w:val="center"/>
        <w:rPr>
          <w:rFonts w:cs="Times New Roman"/>
          <w:b/>
          <w:sz w:val="28"/>
          <w:szCs w:val="28"/>
        </w:rPr>
      </w:pPr>
      <w:r>
        <w:rPr>
          <w:rFonts w:cs="Times New Roman"/>
          <w:b/>
          <w:sz w:val="28"/>
          <w:szCs w:val="28"/>
        </w:rPr>
        <w:t>PHAN VĂN TÂN - 12520971</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jc w:val="center"/>
        <w:rPr>
          <w:rFonts w:cs="Times New Roman"/>
          <w:b/>
          <w:sz w:val="28"/>
        </w:rPr>
      </w:pPr>
      <w:r w:rsidRPr="00A5343C">
        <w:rPr>
          <w:rFonts w:cs="Times New Roman"/>
          <w:b/>
          <w:sz w:val="28"/>
        </w:rPr>
        <w:t>KỸ SƯ/ CỬ NHÂN</w:t>
      </w:r>
      <w:r w:rsidR="006267B3">
        <w:rPr>
          <w:rFonts w:cs="Times New Roman"/>
          <w:b/>
          <w:sz w:val="28"/>
          <w:lang w:val="en-US"/>
        </w:rPr>
        <w:t xml:space="preserve"> </w:t>
      </w:r>
      <w:r w:rsidRPr="00A5343C">
        <w:rPr>
          <w:rFonts w:cs="Times New Roman"/>
          <w:b/>
          <w:sz w:val="28"/>
        </w:rPr>
        <w:t>NGÀNH &lt;TÊN NGÀNH&gt;</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Pr="000B181F" w:rsidRDefault="000B181F" w:rsidP="000B181F">
      <w:pPr>
        <w:tabs>
          <w:tab w:val="left" w:pos="5265"/>
        </w:tabs>
        <w:jc w:val="center"/>
        <w:rPr>
          <w:rFonts w:cs="Times New Roman"/>
          <w:b/>
          <w:sz w:val="28"/>
        </w:rPr>
      </w:pPr>
      <w:r>
        <w:rPr>
          <w:rFonts w:cs="Times New Roman"/>
          <w:b/>
          <w:sz w:val="28"/>
        </w:rPr>
        <w:t>TS. NGUYỄN THANH BÌNH</w:t>
      </w: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rsidR="00A1168A" w:rsidRDefault="005E69DE" w:rsidP="005E69DE">
      <w:pPr>
        <w:ind w:left="720"/>
        <w:jc w:val="center"/>
        <w:rPr>
          <w:rFonts w:cstheme="majorHAnsi"/>
          <w:b/>
          <w:szCs w:val="26"/>
        </w:rPr>
      </w:pPr>
      <w:r>
        <w:rPr>
          <w:rFonts w:cstheme="majorHAnsi"/>
          <w:b/>
          <w:szCs w:val="26"/>
        </w:rPr>
        <w:lastRenderedPageBreak/>
        <w:t>LỜI CẢM ƠN</w:t>
      </w:r>
    </w:p>
    <w:p w:rsidR="005E69DE" w:rsidRDefault="005E69DE" w:rsidP="005E69DE">
      <w:pPr>
        <w:ind w:left="720"/>
        <w:jc w:val="center"/>
        <w:rPr>
          <w:rFonts w:cstheme="majorHAnsi"/>
          <w:b/>
          <w:szCs w:val="26"/>
        </w:rPr>
      </w:pPr>
    </w:p>
    <w:p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rsidR="005E69DE" w:rsidRDefault="005E69DE" w:rsidP="005E69DE">
      <w:pPr>
        <w:ind w:firstLine="0"/>
        <w:jc w:val="left"/>
        <w:rPr>
          <w:rFonts w:cstheme="majorHAnsi"/>
          <w:szCs w:val="26"/>
        </w:rPr>
      </w:pPr>
    </w:p>
    <w:p w:rsidR="005E69DE" w:rsidRDefault="005E69DE" w:rsidP="005E69DE">
      <w:pPr>
        <w:ind w:firstLine="0"/>
        <w:jc w:val="left"/>
        <w:rPr>
          <w:rFonts w:cstheme="majorHAnsi"/>
          <w:szCs w:val="26"/>
        </w:rPr>
      </w:pPr>
    </w:p>
    <w:p w:rsidR="005E69DE" w:rsidRDefault="005E69DE" w:rsidP="005E69DE">
      <w:pPr>
        <w:ind w:firstLine="0"/>
        <w:jc w:val="left"/>
        <w:rPr>
          <w:rFonts w:cstheme="majorHAnsi"/>
          <w:szCs w:val="26"/>
        </w:rPr>
      </w:pPr>
    </w:p>
    <w:p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rsidR="005E69DE" w:rsidRDefault="005E69DE" w:rsidP="005E69DE">
      <w:pPr>
        <w:tabs>
          <w:tab w:val="center" w:pos="7371"/>
        </w:tabs>
        <w:ind w:firstLine="0"/>
        <w:jc w:val="left"/>
        <w:rPr>
          <w:rFonts w:cstheme="majorHAnsi"/>
          <w:szCs w:val="26"/>
        </w:rPr>
      </w:pPr>
      <w:r>
        <w:rPr>
          <w:rFonts w:cstheme="majorHAnsi"/>
          <w:szCs w:val="26"/>
        </w:rPr>
        <w:tab/>
        <w:t>Sinh viên thực hiện</w:t>
      </w:r>
    </w:p>
    <w:p w:rsidR="005E69DE" w:rsidRDefault="005E69DE" w:rsidP="005E69DE">
      <w:pPr>
        <w:tabs>
          <w:tab w:val="center" w:pos="7371"/>
        </w:tabs>
        <w:ind w:firstLine="0"/>
        <w:jc w:val="left"/>
        <w:rPr>
          <w:rFonts w:cstheme="majorHAnsi"/>
          <w:szCs w:val="26"/>
        </w:rPr>
      </w:pPr>
    </w:p>
    <w:p w:rsidR="005E69DE" w:rsidRDefault="005E69DE" w:rsidP="005E69DE">
      <w:pPr>
        <w:tabs>
          <w:tab w:val="center" w:pos="7371"/>
        </w:tabs>
        <w:ind w:firstLine="0"/>
        <w:jc w:val="left"/>
        <w:rPr>
          <w:rFonts w:cstheme="majorHAnsi"/>
          <w:szCs w:val="26"/>
        </w:rPr>
      </w:pPr>
      <w:r>
        <w:rPr>
          <w:rFonts w:cstheme="majorHAnsi"/>
          <w:szCs w:val="26"/>
        </w:rPr>
        <w:tab/>
        <w:t>Trịnh Hoàng Minh</w:t>
      </w:r>
    </w:p>
    <w:p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rsidR="00321182" w:rsidRDefault="009D427A">
      <w:pPr>
        <w:pStyle w:val="TOC1"/>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137816" w:history="1">
        <w:r w:rsidR="00321182" w:rsidRPr="00BB4BF0">
          <w:rPr>
            <w:rStyle w:val="Hyperlink"/>
            <w:noProof/>
          </w:rPr>
          <w:t>Chương 1.</w:t>
        </w:r>
        <w:r w:rsidR="00321182">
          <w:rPr>
            <w:rFonts w:asciiTheme="minorHAnsi" w:eastAsiaTheme="minorEastAsia" w:hAnsiTheme="minorHAnsi"/>
            <w:noProof/>
            <w:sz w:val="22"/>
            <w:lang w:val="en-US"/>
          </w:rPr>
          <w:tab/>
        </w:r>
        <w:r w:rsidR="00321182" w:rsidRPr="00BB4BF0">
          <w:rPr>
            <w:rStyle w:val="Hyperlink"/>
            <w:noProof/>
          </w:rPr>
          <w:t>TỔNG QUAN</w:t>
        </w:r>
        <w:r w:rsidR="00321182">
          <w:rPr>
            <w:noProof/>
            <w:webHidden/>
          </w:rPr>
          <w:tab/>
        </w:r>
        <w:r w:rsidR="00321182">
          <w:rPr>
            <w:noProof/>
            <w:webHidden/>
          </w:rPr>
          <w:fldChar w:fldCharType="begin"/>
        </w:r>
        <w:r w:rsidR="00321182">
          <w:rPr>
            <w:noProof/>
            <w:webHidden/>
          </w:rPr>
          <w:instrText xml:space="preserve"> PAGEREF _Toc455137816 \h </w:instrText>
        </w:r>
        <w:r w:rsidR="00321182">
          <w:rPr>
            <w:noProof/>
            <w:webHidden/>
          </w:rPr>
        </w:r>
        <w:r w:rsidR="00321182">
          <w:rPr>
            <w:noProof/>
            <w:webHidden/>
          </w:rPr>
          <w:fldChar w:fldCharType="separate"/>
        </w:r>
        <w:r w:rsidR="00321182">
          <w:rPr>
            <w:noProof/>
            <w:webHidden/>
          </w:rPr>
          <w:t>2</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17" w:history="1">
        <w:r w:rsidR="00321182" w:rsidRPr="00BB4BF0">
          <w:rPr>
            <w:rStyle w:val="Hyperlink"/>
            <w:rFonts w:eastAsia="Times New Roman" w:cs="Times New Roman"/>
            <w:noProof/>
            <w:lang w:val="en-US"/>
          </w:rPr>
          <w:t>1.1.</w:t>
        </w:r>
        <w:r w:rsidR="00321182">
          <w:rPr>
            <w:rFonts w:asciiTheme="minorHAnsi" w:eastAsiaTheme="minorEastAsia" w:hAnsiTheme="minorHAnsi"/>
            <w:noProof/>
            <w:sz w:val="22"/>
            <w:lang w:val="en-US"/>
          </w:rPr>
          <w:tab/>
        </w:r>
        <w:r w:rsidR="00321182" w:rsidRPr="00BB4BF0">
          <w:rPr>
            <w:rStyle w:val="Hyperlink"/>
            <w:rFonts w:eastAsia="Times New Roman" w:cs="Times New Roman"/>
            <w:noProof/>
            <w:lang w:val="en-US"/>
          </w:rPr>
          <w:t>Đặt vấn đề</w:t>
        </w:r>
        <w:r w:rsidR="00321182">
          <w:rPr>
            <w:noProof/>
            <w:webHidden/>
          </w:rPr>
          <w:tab/>
        </w:r>
        <w:r w:rsidR="00321182">
          <w:rPr>
            <w:noProof/>
            <w:webHidden/>
          </w:rPr>
          <w:fldChar w:fldCharType="begin"/>
        </w:r>
        <w:r w:rsidR="00321182">
          <w:rPr>
            <w:noProof/>
            <w:webHidden/>
          </w:rPr>
          <w:instrText xml:space="preserve"> PAGEREF _Toc455137817 \h </w:instrText>
        </w:r>
        <w:r w:rsidR="00321182">
          <w:rPr>
            <w:noProof/>
            <w:webHidden/>
          </w:rPr>
        </w:r>
        <w:r w:rsidR="00321182">
          <w:rPr>
            <w:noProof/>
            <w:webHidden/>
          </w:rPr>
          <w:fldChar w:fldCharType="separate"/>
        </w:r>
        <w:r w:rsidR="00321182">
          <w:rPr>
            <w:noProof/>
            <w:webHidden/>
          </w:rPr>
          <w:t>2</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18" w:history="1">
        <w:r w:rsidR="00321182" w:rsidRPr="00BB4BF0">
          <w:rPr>
            <w:rStyle w:val="Hyperlink"/>
            <w:noProof/>
            <w:lang w:val="en-US"/>
          </w:rPr>
          <w:t>1.2.</w:t>
        </w:r>
        <w:r w:rsidR="00321182">
          <w:rPr>
            <w:rFonts w:asciiTheme="minorHAnsi" w:eastAsiaTheme="minorEastAsia" w:hAnsiTheme="minorHAnsi"/>
            <w:noProof/>
            <w:sz w:val="22"/>
            <w:lang w:val="en-US"/>
          </w:rPr>
          <w:tab/>
        </w:r>
        <w:r w:rsidR="00321182" w:rsidRPr="00BB4BF0">
          <w:rPr>
            <w:rStyle w:val="Hyperlink"/>
            <w:noProof/>
            <w:lang w:val="en-US"/>
          </w:rPr>
          <w:t>Các nghiên cứu liên quan</w:t>
        </w:r>
        <w:r w:rsidR="00321182">
          <w:rPr>
            <w:noProof/>
            <w:webHidden/>
          </w:rPr>
          <w:tab/>
        </w:r>
        <w:r w:rsidR="00321182">
          <w:rPr>
            <w:noProof/>
            <w:webHidden/>
          </w:rPr>
          <w:fldChar w:fldCharType="begin"/>
        </w:r>
        <w:r w:rsidR="00321182">
          <w:rPr>
            <w:noProof/>
            <w:webHidden/>
          </w:rPr>
          <w:instrText xml:space="preserve"> PAGEREF _Toc455137818 \h </w:instrText>
        </w:r>
        <w:r w:rsidR="00321182">
          <w:rPr>
            <w:noProof/>
            <w:webHidden/>
          </w:rPr>
        </w:r>
        <w:r w:rsidR="00321182">
          <w:rPr>
            <w:noProof/>
            <w:webHidden/>
          </w:rPr>
          <w:fldChar w:fldCharType="separate"/>
        </w:r>
        <w:r w:rsidR="00321182">
          <w:rPr>
            <w:noProof/>
            <w:webHidden/>
          </w:rPr>
          <w:t>2</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19" w:history="1">
        <w:r w:rsidR="00321182" w:rsidRPr="00BB4BF0">
          <w:rPr>
            <w:rStyle w:val="Hyperlink"/>
            <w:noProof/>
            <w:lang w:val="en-US"/>
          </w:rPr>
          <w:t>1.3.</w:t>
        </w:r>
        <w:r w:rsidR="00321182">
          <w:rPr>
            <w:rFonts w:asciiTheme="minorHAnsi" w:eastAsiaTheme="minorEastAsia" w:hAnsiTheme="minorHAnsi"/>
            <w:noProof/>
            <w:sz w:val="22"/>
            <w:lang w:val="en-US"/>
          </w:rPr>
          <w:tab/>
        </w:r>
        <w:r w:rsidR="00321182" w:rsidRPr="00BB4BF0">
          <w:rPr>
            <w:rStyle w:val="Hyperlink"/>
            <w:noProof/>
            <w:lang w:val="en-US"/>
          </w:rPr>
          <w:t>Mục tiêu đề tài, phạm vi bài toán</w:t>
        </w:r>
        <w:r w:rsidR="00321182">
          <w:rPr>
            <w:noProof/>
            <w:webHidden/>
          </w:rPr>
          <w:tab/>
        </w:r>
        <w:r w:rsidR="00321182">
          <w:rPr>
            <w:noProof/>
            <w:webHidden/>
          </w:rPr>
          <w:fldChar w:fldCharType="begin"/>
        </w:r>
        <w:r w:rsidR="00321182">
          <w:rPr>
            <w:noProof/>
            <w:webHidden/>
          </w:rPr>
          <w:instrText xml:space="preserve"> PAGEREF _Toc455137819 \h </w:instrText>
        </w:r>
        <w:r w:rsidR="00321182">
          <w:rPr>
            <w:noProof/>
            <w:webHidden/>
          </w:rPr>
        </w:r>
        <w:r w:rsidR="00321182">
          <w:rPr>
            <w:noProof/>
            <w:webHidden/>
          </w:rPr>
          <w:fldChar w:fldCharType="separate"/>
        </w:r>
        <w:r w:rsidR="00321182">
          <w:rPr>
            <w:noProof/>
            <w:webHidden/>
          </w:rPr>
          <w:t>3</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20" w:history="1">
        <w:r w:rsidR="00321182" w:rsidRPr="00BB4BF0">
          <w:rPr>
            <w:rStyle w:val="Hyperlink"/>
            <w:noProof/>
            <w:lang w:val="en-US"/>
          </w:rPr>
          <w:t>1.4.</w:t>
        </w:r>
        <w:r w:rsidR="00321182">
          <w:rPr>
            <w:rFonts w:asciiTheme="minorHAnsi" w:eastAsiaTheme="minorEastAsia" w:hAnsiTheme="minorHAnsi"/>
            <w:noProof/>
            <w:sz w:val="22"/>
            <w:lang w:val="en-US"/>
          </w:rPr>
          <w:tab/>
        </w:r>
        <w:r w:rsidR="00321182" w:rsidRPr="00BB4BF0">
          <w:rPr>
            <w:rStyle w:val="Hyperlink"/>
            <w:noProof/>
            <w:lang w:val="en-US"/>
          </w:rPr>
          <w:t>Bố cục luận văn</w:t>
        </w:r>
        <w:r w:rsidR="00321182">
          <w:rPr>
            <w:noProof/>
            <w:webHidden/>
          </w:rPr>
          <w:tab/>
        </w:r>
        <w:r w:rsidR="00321182">
          <w:rPr>
            <w:noProof/>
            <w:webHidden/>
          </w:rPr>
          <w:fldChar w:fldCharType="begin"/>
        </w:r>
        <w:r w:rsidR="00321182">
          <w:rPr>
            <w:noProof/>
            <w:webHidden/>
          </w:rPr>
          <w:instrText xml:space="preserve"> PAGEREF _Toc455137820 \h </w:instrText>
        </w:r>
        <w:r w:rsidR="00321182">
          <w:rPr>
            <w:noProof/>
            <w:webHidden/>
          </w:rPr>
        </w:r>
        <w:r w:rsidR="00321182">
          <w:rPr>
            <w:noProof/>
            <w:webHidden/>
          </w:rPr>
          <w:fldChar w:fldCharType="separate"/>
        </w:r>
        <w:r w:rsidR="00321182">
          <w:rPr>
            <w:noProof/>
            <w:webHidden/>
          </w:rPr>
          <w:t>3</w:t>
        </w:r>
        <w:r w:rsidR="00321182">
          <w:rPr>
            <w:noProof/>
            <w:webHidden/>
          </w:rPr>
          <w:fldChar w:fldCharType="end"/>
        </w:r>
      </w:hyperlink>
    </w:p>
    <w:p w:rsidR="00321182" w:rsidRDefault="009317FD">
      <w:pPr>
        <w:pStyle w:val="TOC1"/>
        <w:rPr>
          <w:rFonts w:asciiTheme="minorHAnsi" w:eastAsiaTheme="minorEastAsia" w:hAnsiTheme="minorHAnsi"/>
          <w:noProof/>
          <w:sz w:val="22"/>
          <w:lang w:val="en-US"/>
        </w:rPr>
      </w:pPr>
      <w:hyperlink w:anchor="_Toc455137821" w:history="1">
        <w:r w:rsidR="00321182" w:rsidRPr="00BB4BF0">
          <w:rPr>
            <w:rStyle w:val="Hyperlink"/>
            <w:noProof/>
          </w:rPr>
          <w:t>Chương 2.</w:t>
        </w:r>
        <w:r w:rsidR="00321182">
          <w:rPr>
            <w:rFonts w:asciiTheme="minorHAnsi" w:eastAsiaTheme="minorEastAsia" w:hAnsiTheme="minorHAnsi"/>
            <w:noProof/>
            <w:sz w:val="22"/>
            <w:lang w:val="en-US"/>
          </w:rPr>
          <w:tab/>
        </w:r>
        <w:r w:rsidR="00321182" w:rsidRPr="00BB4BF0">
          <w:rPr>
            <w:rStyle w:val="Hyperlink"/>
            <w:noProof/>
          </w:rPr>
          <w:t>CƠ SỞ LÝ THUYẾT</w:t>
        </w:r>
        <w:r w:rsidR="00321182">
          <w:rPr>
            <w:noProof/>
            <w:webHidden/>
          </w:rPr>
          <w:tab/>
        </w:r>
        <w:r w:rsidR="00321182">
          <w:rPr>
            <w:noProof/>
            <w:webHidden/>
          </w:rPr>
          <w:fldChar w:fldCharType="begin"/>
        </w:r>
        <w:r w:rsidR="00321182">
          <w:rPr>
            <w:noProof/>
            <w:webHidden/>
          </w:rPr>
          <w:instrText xml:space="preserve"> PAGEREF _Toc455137821 \h </w:instrText>
        </w:r>
        <w:r w:rsidR="00321182">
          <w:rPr>
            <w:noProof/>
            <w:webHidden/>
          </w:rPr>
        </w:r>
        <w:r w:rsidR="00321182">
          <w:rPr>
            <w:noProof/>
            <w:webHidden/>
          </w:rPr>
          <w:fldChar w:fldCharType="separate"/>
        </w:r>
        <w:r w:rsidR="00321182">
          <w:rPr>
            <w:noProof/>
            <w:webHidden/>
          </w:rPr>
          <w:t>5</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22" w:history="1">
        <w:r w:rsidR="00321182" w:rsidRPr="00BB4BF0">
          <w:rPr>
            <w:rStyle w:val="Hyperlink"/>
            <w:rFonts w:eastAsia="Times New Roman" w:cs="Times New Roman"/>
            <w:noProof/>
            <w:lang w:val="en-US"/>
          </w:rPr>
          <w:t>2.1.</w:t>
        </w:r>
        <w:r w:rsidR="00321182">
          <w:rPr>
            <w:rFonts w:asciiTheme="minorHAnsi" w:eastAsiaTheme="minorEastAsia" w:hAnsiTheme="minorHAnsi"/>
            <w:noProof/>
            <w:sz w:val="22"/>
            <w:lang w:val="en-US"/>
          </w:rPr>
          <w:tab/>
        </w:r>
        <w:r w:rsidR="00321182" w:rsidRPr="00BB4BF0">
          <w:rPr>
            <w:rStyle w:val="Hyperlink"/>
            <w:rFonts w:eastAsia="Times New Roman" w:cs="Times New Roman"/>
            <w:noProof/>
            <w:lang w:val="en-US"/>
          </w:rPr>
          <w:t>Thuật toán SVM (Support Vector Machines)</w:t>
        </w:r>
        <w:r w:rsidR="00321182">
          <w:rPr>
            <w:noProof/>
            <w:webHidden/>
          </w:rPr>
          <w:tab/>
        </w:r>
        <w:r w:rsidR="00321182">
          <w:rPr>
            <w:noProof/>
            <w:webHidden/>
          </w:rPr>
          <w:fldChar w:fldCharType="begin"/>
        </w:r>
        <w:r w:rsidR="00321182">
          <w:rPr>
            <w:noProof/>
            <w:webHidden/>
          </w:rPr>
          <w:instrText xml:space="preserve"> PAGEREF _Toc455137822 \h </w:instrText>
        </w:r>
        <w:r w:rsidR="00321182">
          <w:rPr>
            <w:noProof/>
            <w:webHidden/>
          </w:rPr>
        </w:r>
        <w:r w:rsidR="00321182">
          <w:rPr>
            <w:noProof/>
            <w:webHidden/>
          </w:rPr>
          <w:fldChar w:fldCharType="separate"/>
        </w:r>
        <w:r w:rsidR="00321182">
          <w:rPr>
            <w:noProof/>
            <w:webHidden/>
          </w:rPr>
          <w:t>5</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23" w:history="1">
        <w:r w:rsidR="00321182" w:rsidRPr="00BB4BF0">
          <w:rPr>
            <w:rStyle w:val="Hyperlink"/>
            <w:noProof/>
            <w:lang w:val="en-US"/>
          </w:rPr>
          <w:t>2.1.1.</w:t>
        </w:r>
        <w:r w:rsidR="00321182">
          <w:rPr>
            <w:rFonts w:asciiTheme="minorHAnsi" w:eastAsiaTheme="minorEastAsia" w:hAnsiTheme="minorHAnsi"/>
            <w:noProof/>
            <w:sz w:val="22"/>
            <w:lang w:val="en-US"/>
          </w:rPr>
          <w:tab/>
        </w:r>
        <w:r w:rsidR="00321182" w:rsidRPr="00BB4BF0">
          <w:rPr>
            <w:rStyle w:val="Hyperlink"/>
            <w:noProof/>
            <w:lang w:val="en-US"/>
          </w:rPr>
          <w:t>Tổng quan</w:t>
        </w:r>
        <w:r w:rsidR="00321182">
          <w:rPr>
            <w:noProof/>
            <w:webHidden/>
          </w:rPr>
          <w:tab/>
        </w:r>
        <w:r w:rsidR="00321182">
          <w:rPr>
            <w:noProof/>
            <w:webHidden/>
          </w:rPr>
          <w:fldChar w:fldCharType="begin"/>
        </w:r>
        <w:r w:rsidR="00321182">
          <w:rPr>
            <w:noProof/>
            <w:webHidden/>
          </w:rPr>
          <w:instrText xml:space="preserve"> PAGEREF _Toc455137823 \h </w:instrText>
        </w:r>
        <w:r w:rsidR="00321182">
          <w:rPr>
            <w:noProof/>
            <w:webHidden/>
          </w:rPr>
        </w:r>
        <w:r w:rsidR="00321182">
          <w:rPr>
            <w:noProof/>
            <w:webHidden/>
          </w:rPr>
          <w:fldChar w:fldCharType="separate"/>
        </w:r>
        <w:r w:rsidR="00321182">
          <w:rPr>
            <w:noProof/>
            <w:webHidden/>
          </w:rPr>
          <w:t>5</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24" w:history="1">
        <w:r w:rsidR="00321182" w:rsidRPr="00BB4BF0">
          <w:rPr>
            <w:rStyle w:val="Hyperlink"/>
            <w:noProof/>
            <w:lang w:val="en-US"/>
          </w:rPr>
          <w:t>2.1.2.</w:t>
        </w:r>
        <w:r w:rsidR="00321182">
          <w:rPr>
            <w:rFonts w:asciiTheme="minorHAnsi" w:eastAsiaTheme="minorEastAsia" w:hAnsiTheme="minorHAnsi"/>
            <w:noProof/>
            <w:sz w:val="22"/>
            <w:lang w:val="en-US"/>
          </w:rPr>
          <w:tab/>
        </w:r>
        <w:r w:rsidR="00321182" w:rsidRPr="00BB4BF0">
          <w:rPr>
            <w:rStyle w:val="Hyperlink"/>
            <w:noProof/>
            <w:lang w:val="en-US"/>
          </w:rPr>
          <w:t>SVM tuyến tính (Linear SVM)</w:t>
        </w:r>
        <w:r w:rsidR="00321182">
          <w:rPr>
            <w:noProof/>
            <w:webHidden/>
          </w:rPr>
          <w:tab/>
        </w:r>
        <w:r w:rsidR="00321182">
          <w:rPr>
            <w:noProof/>
            <w:webHidden/>
          </w:rPr>
          <w:fldChar w:fldCharType="begin"/>
        </w:r>
        <w:r w:rsidR="00321182">
          <w:rPr>
            <w:noProof/>
            <w:webHidden/>
          </w:rPr>
          <w:instrText xml:space="preserve"> PAGEREF _Toc455137824 \h </w:instrText>
        </w:r>
        <w:r w:rsidR="00321182">
          <w:rPr>
            <w:noProof/>
            <w:webHidden/>
          </w:rPr>
        </w:r>
        <w:r w:rsidR="00321182">
          <w:rPr>
            <w:noProof/>
            <w:webHidden/>
          </w:rPr>
          <w:fldChar w:fldCharType="separate"/>
        </w:r>
        <w:r w:rsidR="00321182">
          <w:rPr>
            <w:noProof/>
            <w:webHidden/>
          </w:rPr>
          <w:t>5</w:t>
        </w:r>
        <w:r w:rsidR="00321182">
          <w:rPr>
            <w:noProof/>
            <w:webHidden/>
          </w:rPr>
          <w:fldChar w:fldCharType="end"/>
        </w:r>
      </w:hyperlink>
    </w:p>
    <w:p w:rsidR="00321182" w:rsidRDefault="009317FD">
      <w:pPr>
        <w:pStyle w:val="TOC4"/>
        <w:tabs>
          <w:tab w:val="left" w:pos="2347"/>
          <w:tab w:val="right" w:leader="dot" w:pos="8777"/>
        </w:tabs>
        <w:rPr>
          <w:rFonts w:asciiTheme="minorHAnsi" w:eastAsiaTheme="minorEastAsia" w:hAnsiTheme="minorHAnsi"/>
          <w:noProof/>
          <w:sz w:val="22"/>
          <w:lang w:val="en-US"/>
        </w:rPr>
      </w:pPr>
      <w:hyperlink w:anchor="_Toc455137825" w:history="1">
        <w:r w:rsidR="00321182" w:rsidRPr="00BB4BF0">
          <w:rPr>
            <w:rStyle w:val="Hyperlink"/>
            <w:noProof/>
            <w:lang w:val="en-US"/>
          </w:rPr>
          <w:t>2.1.2.1.</w:t>
        </w:r>
        <w:r w:rsidR="00321182">
          <w:rPr>
            <w:rFonts w:asciiTheme="minorHAnsi" w:eastAsiaTheme="minorEastAsia" w:hAnsiTheme="minorHAnsi"/>
            <w:noProof/>
            <w:sz w:val="22"/>
            <w:lang w:val="en-US"/>
          </w:rPr>
          <w:tab/>
        </w:r>
        <w:r w:rsidR="00321182" w:rsidRPr="00BB4BF0">
          <w:rPr>
            <w:rStyle w:val="Hyperlink"/>
            <w:noProof/>
            <w:lang w:val="en-US"/>
          </w:rPr>
          <w:t>Hard-margin</w:t>
        </w:r>
        <w:r w:rsidR="00321182">
          <w:rPr>
            <w:noProof/>
            <w:webHidden/>
          </w:rPr>
          <w:tab/>
        </w:r>
        <w:r w:rsidR="00321182">
          <w:rPr>
            <w:noProof/>
            <w:webHidden/>
          </w:rPr>
          <w:fldChar w:fldCharType="begin"/>
        </w:r>
        <w:r w:rsidR="00321182">
          <w:rPr>
            <w:noProof/>
            <w:webHidden/>
          </w:rPr>
          <w:instrText xml:space="preserve"> PAGEREF _Toc455137825 \h </w:instrText>
        </w:r>
        <w:r w:rsidR="00321182">
          <w:rPr>
            <w:noProof/>
            <w:webHidden/>
          </w:rPr>
        </w:r>
        <w:r w:rsidR="00321182">
          <w:rPr>
            <w:noProof/>
            <w:webHidden/>
          </w:rPr>
          <w:fldChar w:fldCharType="separate"/>
        </w:r>
        <w:r w:rsidR="00321182">
          <w:rPr>
            <w:noProof/>
            <w:webHidden/>
          </w:rPr>
          <w:t>5</w:t>
        </w:r>
        <w:r w:rsidR="00321182">
          <w:rPr>
            <w:noProof/>
            <w:webHidden/>
          </w:rPr>
          <w:fldChar w:fldCharType="end"/>
        </w:r>
      </w:hyperlink>
    </w:p>
    <w:p w:rsidR="00321182" w:rsidRDefault="009317FD">
      <w:pPr>
        <w:pStyle w:val="TOC4"/>
        <w:tabs>
          <w:tab w:val="left" w:pos="2347"/>
          <w:tab w:val="right" w:leader="dot" w:pos="8777"/>
        </w:tabs>
        <w:rPr>
          <w:rFonts w:asciiTheme="minorHAnsi" w:eastAsiaTheme="minorEastAsia" w:hAnsiTheme="minorHAnsi"/>
          <w:noProof/>
          <w:sz w:val="22"/>
          <w:lang w:val="en-US"/>
        </w:rPr>
      </w:pPr>
      <w:hyperlink w:anchor="_Toc455137826" w:history="1">
        <w:r w:rsidR="00321182" w:rsidRPr="00BB4BF0">
          <w:rPr>
            <w:rStyle w:val="Hyperlink"/>
            <w:noProof/>
            <w:lang w:val="en-US"/>
          </w:rPr>
          <w:t>2.1.2.2.</w:t>
        </w:r>
        <w:r w:rsidR="00321182">
          <w:rPr>
            <w:rFonts w:asciiTheme="minorHAnsi" w:eastAsiaTheme="minorEastAsia" w:hAnsiTheme="minorHAnsi"/>
            <w:noProof/>
            <w:sz w:val="22"/>
            <w:lang w:val="en-US"/>
          </w:rPr>
          <w:tab/>
        </w:r>
        <w:r w:rsidR="00321182" w:rsidRPr="00BB4BF0">
          <w:rPr>
            <w:rStyle w:val="Hyperlink"/>
            <w:noProof/>
            <w:lang w:val="en-US"/>
          </w:rPr>
          <w:t>Soft-margin</w:t>
        </w:r>
        <w:r w:rsidR="00321182">
          <w:rPr>
            <w:noProof/>
            <w:webHidden/>
          </w:rPr>
          <w:tab/>
        </w:r>
        <w:r w:rsidR="00321182">
          <w:rPr>
            <w:noProof/>
            <w:webHidden/>
          </w:rPr>
          <w:fldChar w:fldCharType="begin"/>
        </w:r>
        <w:r w:rsidR="00321182">
          <w:rPr>
            <w:noProof/>
            <w:webHidden/>
          </w:rPr>
          <w:instrText xml:space="preserve"> PAGEREF _Toc455137826 \h </w:instrText>
        </w:r>
        <w:r w:rsidR="00321182">
          <w:rPr>
            <w:noProof/>
            <w:webHidden/>
          </w:rPr>
        </w:r>
        <w:r w:rsidR="00321182">
          <w:rPr>
            <w:noProof/>
            <w:webHidden/>
          </w:rPr>
          <w:fldChar w:fldCharType="separate"/>
        </w:r>
        <w:r w:rsidR="00321182">
          <w:rPr>
            <w:noProof/>
            <w:webHidden/>
          </w:rPr>
          <w:t>7</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27" w:history="1">
        <w:r w:rsidR="00321182" w:rsidRPr="00BB4BF0">
          <w:rPr>
            <w:rStyle w:val="Hyperlink"/>
            <w:noProof/>
            <w:lang w:val="en-US"/>
          </w:rPr>
          <w:t>2.1.3.</w:t>
        </w:r>
        <w:r w:rsidR="00321182">
          <w:rPr>
            <w:rFonts w:asciiTheme="minorHAnsi" w:eastAsiaTheme="minorEastAsia" w:hAnsiTheme="minorHAnsi"/>
            <w:noProof/>
            <w:sz w:val="22"/>
            <w:lang w:val="en-US"/>
          </w:rPr>
          <w:tab/>
        </w:r>
        <w:r w:rsidR="00321182" w:rsidRPr="00BB4BF0">
          <w:rPr>
            <w:rStyle w:val="Hyperlink"/>
            <w:noProof/>
            <w:lang w:val="en-US"/>
          </w:rPr>
          <w:t>Kernel method</w:t>
        </w:r>
        <w:r w:rsidR="00321182">
          <w:rPr>
            <w:noProof/>
            <w:webHidden/>
          </w:rPr>
          <w:tab/>
        </w:r>
        <w:r w:rsidR="00321182">
          <w:rPr>
            <w:noProof/>
            <w:webHidden/>
          </w:rPr>
          <w:fldChar w:fldCharType="begin"/>
        </w:r>
        <w:r w:rsidR="00321182">
          <w:rPr>
            <w:noProof/>
            <w:webHidden/>
          </w:rPr>
          <w:instrText xml:space="preserve"> PAGEREF _Toc455137827 \h </w:instrText>
        </w:r>
        <w:r w:rsidR="00321182">
          <w:rPr>
            <w:noProof/>
            <w:webHidden/>
          </w:rPr>
        </w:r>
        <w:r w:rsidR="00321182">
          <w:rPr>
            <w:noProof/>
            <w:webHidden/>
          </w:rPr>
          <w:fldChar w:fldCharType="separate"/>
        </w:r>
        <w:r w:rsidR="00321182">
          <w:rPr>
            <w:noProof/>
            <w:webHidden/>
          </w:rPr>
          <w:t>8</w:t>
        </w:r>
        <w:r w:rsidR="00321182">
          <w:rPr>
            <w:noProof/>
            <w:webHidden/>
          </w:rPr>
          <w:fldChar w:fldCharType="end"/>
        </w:r>
      </w:hyperlink>
    </w:p>
    <w:p w:rsidR="00321182" w:rsidRDefault="009317FD">
      <w:pPr>
        <w:pStyle w:val="TOC4"/>
        <w:tabs>
          <w:tab w:val="left" w:pos="2347"/>
          <w:tab w:val="right" w:leader="dot" w:pos="8777"/>
        </w:tabs>
        <w:rPr>
          <w:rFonts w:asciiTheme="minorHAnsi" w:eastAsiaTheme="minorEastAsia" w:hAnsiTheme="minorHAnsi"/>
          <w:noProof/>
          <w:sz w:val="22"/>
          <w:lang w:val="en-US"/>
        </w:rPr>
      </w:pPr>
      <w:hyperlink w:anchor="_Toc455137828" w:history="1">
        <w:r w:rsidR="00321182" w:rsidRPr="00BB4BF0">
          <w:rPr>
            <w:rStyle w:val="Hyperlink"/>
            <w:noProof/>
          </w:rPr>
          <w:t>2.1.3.1.</w:t>
        </w:r>
        <w:r w:rsidR="00321182">
          <w:rPr>
            <w:rFonts w:asciiTheme="minorHAnsi" w:eastAsiaTheme="minorEastAsia" w:hAnsiTheme="minorHAnsi"/>
            <w:noProof/>
            <w:sz w:val="22"/>
            <w:lang w:val="en-US"/>
          </w:rPr>
          <w:tab/>
        </w:r>
        <w:r w:rsidR="00321182" w:rsidRPr="00BB4BF0">
          <w:rPr>
            <w:rStyle w:val="Hyperlink"/>
            <w:noProof/>
          </w:rPr>
          <w:t>Định nghĩa</w:t>
        </w:r>
        <w:r w:rsidR="00321182">
          <w:rPr>
            <w:noProof/>
            <w:webHidden/>
          </w:rPr>
          <w:tab/>
        </w:r>
        <w:r w:rsidR="00321182">
          <w:rPr>
            <w:noProof/>
            <w:webHidden/>
          </w:rPr>
          <w:fldChar w:fldCharType="begin"/>
        </w:r>
        <w:r w:rsidR="00321182">
          <w:rPr>
            <w:noProof/>
            <w:webHidden/>
          </w:rPr>
          <w:instrText xml:space="preserve"> PAGEREF _Toc455137828 \h </w:instrText>
        </w:r>
        <w:r w:rsidR="00321182">
          <w:rPr>
            <w:noProof/>
            <w:webHidden/>
          </w:rPr>
        </w:r>
        <w:r w:rsidR="00321182">
          <w:rPr>
            <w:noProof/>
            <w:webHidden/>
          </w:rPr>
          <w:fldChar w:fldCharType="separate"/>
        </w:r>
        <w:r w:rsidR="00321182">
          <w:rPr>
            <w:noProof/>
            <w:webHidden/>
          </w:rPr>
          <w:t>8</w:t>
        </w:r>
        <w:r w:rsidR="00321182">
          <w:rPr>
            <w:noProof/>
            <w:webHidden/>
          </w:rPr>
          <w:fldChar w:fldCharType="end"/>
        </w:r>
      </w:hyperlink>
    </w:p>
    <w:p w:rsidR="00321182" w:rsidRDefault="009317FD">
      <w:pPr>
        <w:pStyle w:val="TOC4"/>
        <w:tabs>
          <w:tab w:val="left" w:pos="2347"/>
          <w:tab w:val="right" w:leader="dot" w:pos="8777"/>
        </w:tabs>
        <w:rPr>
          <w:rFonts w:asciiTheme="minorHAnsi" w:eastAsiaTheme="minorEastAsia" w:hAnsiTheme="minorHAnsi"/>
          <w:noProof/>
          <w:sz w:val="22"/>
          <w:lang w:val="en-US"/>
        </w:rPr>
      </w:pPr>
      <w:hyperlink w:anchor="_Toc455137829" w:history="1">
        <w:r w:rsidR="00321182" w:rsidRPr="00BB4BF0">
          <w:rPr>
            <w:rStyle w:val="Hyperlink"/>
            <w:noProof/>
          </w:rPr>
          <w:t>2.1.3.2.</w:t>
        </w:r>
        <w:r w:rsidR="00321182">
          <w:rPr>
            <w:rFonts w:asciiTheme="minorHAnsi" w:eastAsiaTheme="minorEastAsia" w:hAnsiTheme="minorHAnsi"/>
            <w:noProof/>
            <w:sz w:val="22"/>
            <w:lang w:val="en-US"/>
          </w:rPr>
          <w:tab/>
        </w:r>
        <w:r w:rsidR="00321182" w:rsidRPr="00BB4BF0">
          <w:rPr>
            <w:rStyle w:val="Hyperlink"/>
            <w:noProof/>
          </w:rPr>
          <w:t>Điều kiện Mercer</w:t>
        </w:r>
        <w:r w:rsidR="00321182">
          <w:rPr>
            <w:noProof/>
            <w:webHidden/>
          </w:rPr>
          <w:tab/>
        </w:r>
        <w:r w:rsidR="00321182">
          <w:rPr>
            <w:noProof/>
            <w:webHidden/>
          </w:rPr>
          <w:fldChar w:fldCharType="begin"/>
        </w:r>
        <w:r w:rsidR="00321182">
          <w:rPr>
            <w:noProof/>
            <w:webHidden/>
          </w:rPr>
          <w:instrText xml:space="preserve"> PAGEREF _Toc455137829 \h </w:instrText>
        </w:r>
        <w:r w:rsidR="00321182">
          <w:rPr>
            <w:noProof/>
            <w:webHidden/>
          </w:rPr>
        </w:r>
        <w:r w:rsidR="00321182">
          <w:rPr>
            <w:noProof/>
            <w:webHidden/>
          </w:rPr>
          <w:fldChar w:fldCharType="separate"/>
        </w:r>
        <w:r w:rsidR="00321182">
          <w:rPr>
            <w:noProof/>
            <w:webHidden/>
          </w:rPr>
          <w:t>9</w:t>
        </w:r>
        <w:r w:rsidR="00321182">
          <w:rPr>
            <w:noProof/>
            <w:webHidden/>
          </w:rPr>
          <w:fldChar w:fldCharType="end"/>
        </w:r>
      </w:hyperlink>
    </w:p>
    <w:p w:rsidR="00321182" w:rsidRDefault="009317FD">
      <w:pPr>
        <w:pStyle w:val="TOC4"/>
        <w:tabs>
          <w:tab w:val="left" w:pos="2347"/>
          <w:tab w:val="right" w:leader="dot" w:pos="8777"/>
        </w:tabs>
        <w:rPr>
          <w:rFonts w:asciiTheme="minorHAnsi" w:eastAsiaTheme="minorEastAsia" w:hAnsiTheme="minorHAnsi"/>
          <w:noProof/>
          <w:sz w:val="22"/>
          <w:lang w:val="en-US"/>
        </w:rPr>
      </w:pPr>
      <w:hyperlink w:anchor="_Toc455137830" w:history="1">
        <w:r w:rsidR="00321182" w:rsidRPr="00BB4BF0">
          <w:rPr>
            <w:rStyle w:val="Hyperlink"/>
            <w:noProof/>
          </w:rPr>
          <w:t>2.1.3.3.</w:t>
        </w:r>
        <w:r w:rsidR="00321182">
          <w:rPr>
            <w:rFonts w:asciiTheme="minorHAnsi" w:eastAsiaTheme="minorEastAsia" w:hAnsiTheme="minorHAnsi"/>
            <w:noProof/>
            <w:sz w:val="22"/>
            <w:lang w:val="en-US"/>
          </w:rPr>
          <w:tab/>
        </w:r>
        <w:r w:rsidR="00321182" w:rsidRPr="00BB4BF0">
          <w:rPr>
            <w:rStyle w:val="Hyperlink"/>
            <w:noProof/>
          </w:rPr>
          <w:t>Radial basis function (RBF)</w:t>
        </w:r>
        <w:r w:rsidR="00321182">
          <w:rPr>
            <w:noProof/>
            <w:webHidden/>
          </w:rPr>
          <w:tab/>
        </w:r>
        <w:r w:rsidR="00321182">
          <w:rPr>
            <w:noProof/>
            <w:webHidden/>
          </w:rPr>
          <w:fldChar w:fldCharType="begin"/>
        </w:r>
        <w:r w:rsidR="00321182">
          <w:rPr>
            <w:noProof/>
            <w:webHidden/>
          </w:rPr>
          <w:instrText xml:space="preserve"> PAGEREF _Toc455137830 \h </w:instrText>
        </w:r>
        <w:r w:rsidR="00321182">
          <w:rPr>
            <w:noProof/>
            <w:webHidden/>
          </w:rPr>
        </w:r>
        <w:r w:rsidR="00321182">
          <w:rPr>
            <w:noProof/>
            <w:webHidden/>
          </w:rPr>
          <w:fldChar w:fldCharType="separate"/>
        </w:r>
        <w:r w:rsidR="00321182">
          <w:rPr>
            <w:noProof/>
            <w:webHidden/>
          </w:rPr>
          <w:t>9</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31" w:history="1">
        <w:r w:rsidR="00321182" w:rsidRPr="00BB4BF0">
          <w:rPr>
            <w:rStyle w:val="Hyperlink"/>
            <w:noProof/>
          </w:rPr>
          <w:t>2.2.</w:t>
        </w:r>
        <w:r w:rsidR="00321182">
          <w:rPr>
            <w:rFonts w:asciiTheme="minorHAnsi" w:eastAsiaTheme="minorEastAsia" w:hAnsiTheme="minorHAnsi"/>
            <w:noProof/>
            <w:sz w:val="22"/>
            <w:lang w:val="en-US"/>
          </w:rPr>
          <w:tab/>
        </w:r>
        <w:r w:rsidR="00321182" w:rsidRPr="00BB4BF0">
          <w:rPr>
            <w:rStyle w:val="Hyperlink"/>
            <w:noProof/>
          </w:rPr>
          <w:t>Multi-class SVM</w:t>
        </w:r>
        <w:r w:rsidR="00321182">
          <w:rPr>
            <w:noProof/>
            <w:webHidden/>
          </w:rPr>
          <w:tab/>
        </w:r>
        <w:r w:rsidR="00321182">
          <w:rPr>
            <w:noProof/>
            <w:webHidden/>
          </w:rPr>
          <w:fldChar w:fldCharType="begin"/>
        </w:r>
        <w:r w:rsidR="00321182">
          <w:rPr>
            <w:noProof/>
            <w:webHidden/>
          </w:rPr>
          <w:instrText xml:space="preserve"> PAGEREF _Toc455137831 \h </w:instrText>
        </w:r>
        <w:r w:rsidR="00321182">
          <w:rPr>
            <w:noProof/>
            <w:webHidden/>
          </w:rPr>
        </w:r>
        <w:r w:rsidR="00321182">
          <w:rPr>
            <w:noProof/>
            <w:webHidden/>
          </w:rPr>
          <w:fldChar w:fldCharType="separate"/>
        </w:r>
        <w:r w:rsidR="00321182">
          <w:rPr>
            <w:noProof/>
            <w:webHidden/>
          </w:rPr>
          <w:t>10</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32" w:history="1">
        <w:r w:rsidR="00321182" w:rsidRPr="00BB4BF0">
          <w:rPr>
            <w:rStyle w:val="Hyperlink"/>
            <w:noProof/>
          </w:rPr>
          <w:t>2.2.1.</w:t>
        </w:r>
        <w:r w:rsidR="00321182">
          <w:rPr>
            <w:rFonts w:asciiTheme="minorHAnsi" w:eastAsiaTheme="minorEastAsia" w:hAnsiTheme="minorHAnsi"/>
            <w:noProof/>
            <w:sz w:val="22"/>
            <w:lang w:val="en-US"/>
          </w:rPr>
          <w:tab/>
        </w:r>
        <w:r w:rsidR="00321182" w:rsidRPr="00BB4BF0">
          <w:rPr>
            <w:rStyle w:val="Hyperlink"/>
            <w:noProof/>
          </w:rPr>
          <w:t>One-versus-all</w:t>
        </w:r>
        <w:r w:rsidR="00321182">
          <w:rPr>
            <w:noProof/>
            <w:webHidden/>
          </w:rPr>
          <w:tab/>
        </w:r>
        <w:r w:rsidR="00321182">
          <w:rPr>
            <w:noProof/>
            <w:webHidden/>
          </w:rPr>
          <w:fldChar w:fldCharType="begin"/>
        </w:r>
        <w:r w:rsidR="00321182">
          <w:rPr>
            <w:noProof/>
            <w:webHidden/>
          </w:rPr>
          <w:instrText xml:space="preserve"> PAGEREF _Toc455137832 \h </w:instrText>
        </w:r>
        <w:r w:rsidR="00321182">
          <w:rPr>
            <w:noProof/>
            <w:webHidden/>
          </w:rPr>
        </w:r>
        <w:r w:rsidR="00321182">
          <w:rPr>
            <w:noProof/>
            <w:webHidden/>
          </w:rPr>
          <w:fldChar w:fldCharType="separate"/>
        </w:r>
        <w:r w:rsidR="00321182">
          <w:rPr>
            <w:noProof/>
            <w:webHidden/>
          </w:rPr>
          <w:t>10</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33" w:history="1">
        <w:r w:rsidR="00321182" w:rsidRPr="00BB4BF0">
          <w:rPr>
            <w:rStyle w:val="Hyperlink"/>
            <w:noProof/>
          </w:rPr>
          <w:t>2.2.2.</w:t>
        </w:r>
        <w:r w:rsidR="00321182">
          <w:rPr>
            <w:rFonts w:asciiTheme="minorHAnsi" w:eastAsiaTheme="minorEastAsia" w:hAnsiTheme="minorHAnsi"/>
            <w:noProof/>
            <w:sz w:val="22"/>
            <w:lang w:val="en-US"/>
          </w:rPr>
          <w:tab/>
        </w:r>
        <w:r w:rsidR="00321182" w:rsidRPr="00BB4BF0">
          <w:rPr>
            <w:rStyle w:val="Hyperlink"/>
            <w:noProof/>
          </w:rPr>
          <w:t>One-versus-one</w:t>
        </w:r>
        <w:r w:rsidR="00321182">
          <w:rPr>
            <w:noProof/>
            <w:webHidden/>
          </w:rPr>
          <w:tab/>
        </w:r>
        <w:r w:rsidR="00321182">
          <w:rPr>
            <w:noProof/>
            <w:webHidden/>
          </w:rPr>
          <w:fldChar w:fldCharType="begin"/>
        </w:r>
        <w:r w:rsidR="00321182">
          <w:rPr>
            <w:noProof/>
            <w:webHidden/>
          </w:rPr>
          <w:instrText xml:space="preserve"> PAGEREF _Toc455137833 \h </w:instrText>
        </w:r>
        <w:r w:rsidR="00321182">
          <w:rPr>
            <w:noProof/>
            <w:webHidden/>
          </w:rPr>
        </w:r>
        <w:r w:rsidR="00321182">
          <w:rPr>
            <w:noProof/>
            <w:webHidden/>
          </w:rPr>
          <w:fldChar w:fldCharType="separate"/>
        </w:r>
        <w:r w:rsidR="00321182">
          <w:rPr>
            <w:noProof/>
            <w:webHidden/>
          </w:rPr>
          <w:t>10</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34" w:history="1">
        <w:r w:rsidR="00321182" w:rsidRPr="00BB4BF0">
          <w:rPr>
            <w:rStyle w:val="Hyperlink"/>
            <w:noProof/>
          </w:rPr>
          <w:t>2.3.</w:t>
        </w:r>
        <w:r w:rsidR="00321182">
          <w:rPr>
            <w:rFonts w:asciiTheme="minorHAnsi" w:eastAsiaTheme="minorEastAsia" w:hAnsiTheme="minorHAnsi"/>
            <w:noProof/>
            <w:sz w:val="22"/>
            <w:lang w:val="en-US"/>
          </w:rPr>
          <w:tab/>
        </w:r>
        <w:r w:rsidR="00321182" w:rsidRPr="00BB4BF0">
          <w:rPr>
            <w:rStyle w:val="Hyperlink"/>
            <w:noProof/>
          </w:rPr>
          <w:t>Cải tiến model</w:t>
        </w:r>
        <w:r w:rsidR="00321182">
          <w:rPr>
            <w:noProof/>
            <w:webHidden/>
          </w:rPr>
          <w:tab/>
        </w:r>
        <w:r w:rsidR="00321182">
          <w:rPr>
            <w:noProof/>
            <w:webHidden/>
          </w:rPr>
          <w:fldChar w:fldCharType="begin"/>
        </w:r>
        <w:r w:rsidR="00321182">
          <w:rPr>
            <w:noProof/>
            <w:webHidden/>
          </w:rPr>
          <w:instrText xml:space="preserve"> PAGEREF _Toc455137834 \h </w:instrText>
        </w:r>
        <w:r w:rsidR="00321182">
          <w:rPr>
            <w:noProof/>
            <w:webHidden/>
          </w:rPr>
        </w:r>
        <w:r w:rsidR="00321182">
          <w:rPr>
            <w:noProof/>
            <w:webHidden/>
          </w:rPr>
          <w:fldChar w:fldCharType="separate"/>
        </w:r>
        <w:r w:rsidR="00321182">
          <w:rPr>
            <w:noProof/>
            <w:webHidden/>
          </w:rPr>
          <w:t>11</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35" w:history="1">
        <w:r w:rsidR="00321182" w:rsidRPr="00BB4BF0">
          <w:rPr>
            <w:rStyle w:val="Hyperlink"/>
            <w:noProof/>
          </w:rPr>
          <w:t>2.3.1.</w:t>
        </w:r>
        <w:r w:rsidR="00321182">
          <w:rPr>
            <w:rFonts w:asciiTheme="minorHAnsi" w:eastAsiaTheme="minorEastAsia" w:hAnsiTheme="minorHAnsi"/>
            <w:noProof/>
            <w:sz w:val="22"/>
            <w:lang w:val="en-US"/>
          </w:rPr>
          <w:tab/>
        </w:r>
        <w:r w:rsidR="00321182" w:rsidRPr="00BB4BF0">
          <w:rPr>
            <w:rStyle w:val="Hyperlink"/>
            <w:noProof/>
            <w:lang w:val="en-US"/>
          </w:rPr>
          <w:t>Tối ưu hóa các tham số</w:t>
        </w:r>
        <w:r w:rsidR="00321182">
          <w:rPr>
            <w:noProof/>
            <w:webHidden/>
          </w:rPr>
          <w:tab/>
        </w:r>
        <w:r w:rsidR="00321182">
          <w:rPr>
            <w:noProof/>
            <w:webHidden/>
          </w:rPr>
          <w:fldChar w:fldCharType="begin"/>
        </w:r>
        <w:r w:rsidR="00321182">
          <w:rPr>
            <w:noProof/>
            <w:webHidden/>
          </w:rPr>
          <w:instrText xml:space="preserve"> PAGEREF _Toc455137835 \h </w:instrText>
        </w:r>
        <w:r w:rsidR="00321182">
          <w:rPr>
            <w:noProof/>
            <w:webHidden/>
          </w:rPr>
        </w:r>
        <w:r w:rsidR="00321182">
          <w:rPr>
            <w:noProof/>
            <w:webHidden/>
          </w:rPr>
          <w:fldChar w:fldCharType="separate"/>
        </w:r>
        <w:r w:rsidR="00321182">
          <w:rPr>
            <w:noProof/>
            <w:webHidden/>
          </w:rPr>
          <w:t>11</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36" w:history="1">
        <w:r w:rsidR="00321182" w:rsidRPr="00BB4BF0">
          <w:rPr>
            <w:rStyle w:val="Hyperlink"/>
            <w:noProof/>
            <w:lang w:val="en-US"/>
          </w:rPr>
          <w:t>2.3.2.</w:t>
        </w:r>
        <w:r w:rsidR="00321182">
          <w:rPr>
            <w:rFonts w:asciiTheme="minorHAnsi" w:eastAsiaTheme="minorEastAsia" w:hAnsiTheme="minorHAnsi"/>
            <w:noProof/>
            <w:sz w:val="22"/>
            <w:lang w:val="en-US"/>
          </w:rPr>
          <w:tab/>
        </w:r>
        <w:r w:rsidR="00321182" w:rsidRPr="00BB4BF0">
          <w:rPr>
            <w:rStyle w:val="Hyperlink"/>
            <w:noProof/>
            <w:lang w:val="en-US"/>
          </w:rPr>
          <w:t>Giảm chiều thuộc tính</w:t>
        </w:r>
        <w:r w:rsidR="00321182">
          <w:rPr>
            <w:noProof/>
            <w:webHidden/>
          </w:rPr>
          <w:tab/>
        </w:r>
        <w:r w:rsidR="00321182">
          <w:rPr>
            <w:noProof/>
            <w:webHidden/>
          </w:rPr>
          <w:fldChar w:fldCharType="begin"/>
        </w:r>
        <w:r w:rsidR="00321182">
          <w:rPr>
            <w:noProof/>
            <w:webHidden/>
          </w:rPr>
          <w:instrText xml:space="preserve"> PAGEREF _Toc455137836 \h </w:instrText>
        </w:r>
        <w:r w:rsidR="00321182">
          <w:rPr>
            <w:noProof/>
            <w:webHidden/>
          </w:rPr>
        </w:r>
        <w:r w:rsidR="00321182">
          <w:rPr>
            <w:noProof/>
            <w:webHidden/>
          </w:rPr>
          <w:fldChar w:fldCharType="separate"/>
        </w:r>
        <w:r w:rsidR="00321182">
          <w:rPr>
            <w:noProof/>
            <w:webHidden/>
          </w:rPr>
          <w:t>11</w:t>
        </w:r>
        <w:r w:rsidR="00321182">
          <w:rPr>
            <w:noProof/>
            <w:webHidden/>
          </w:rPr>
          <w:fldChar w:fldCharType="end"/>
        </w:r>
      </w:hyperlink>
    </w:p>
    <w:p w:rsidR="00321182" w:rsidRDefault="009317FD">
      <w:pPr>
        <w:pStyle w:val="TOC1"/>
        <w:rPr>
          <w:rFonts w:asciiTheme="minorHAnsi" w:eastAsiaTheme="minorEastAsia" w:hAnsiTheme="minorHAnsi"/>
          <w:noProof/>
          <w:sz w:val="22"/>
          <w:lang w:val="en-US"/>
        </w:rPr>
      </w:pPr>
      <w:hyperlink w:anchor="_Toc455137837" w:history="1">
        <w:r w:rsidR="00321182" w:rsidRPr="00BB4BF0">
          <w:rPr>
            <w:rStyle w:val="Hyperlink"/>
            <w:noProof/>
          </w:rPr>
          <w:t>Chương 3.</w:t>
        </w:r>
        <w:r w:rsidR="00321182">
          <w:rPr>
            <w:rFonts w:asciiTheme="minorHAnsi" w:eastAsiaTheme="minorEastAsia" w:hAnsiTheme="minorHAnsi"/>
            <w:noProof/>
            <w:sz w:val="22"/>
            <w:lang w:val="en-US"/>
          </w:rPr>
          <w:tab/>
        </w:r>
        <w:r w:rsidR="00321182" w:rsidRPr="00BB4BF0">
          <w:rPr>
            <w:rStyle w:val="Hyperlink"/>
            <w:noProof/>
          </w:rPr>
          <w:t>[inf]</w:t>
        </w:r>
        <w:r w:rsidR="00321182">
          <w:rPr>
            <w:noProof/>
            <w:webHidden/>
          </w:rPr>
          <w:tab/>
        </w:r>
        <w:r w:rsidR="00321182">
          <w:rPr>
            <w:noProof/>
            <w:webHidden/>
          </w:rPr>
          <w:fldChar w:fldCharType="begin"/>
        </w:r>
        <w:r w:rsidR="00321182">
          <w:rPr>
            <w:noProof/>
            <w:webHidden/>
          </w:rPr>
          <w:instrText xml:space="preserve"> PAGEREF _Toc455137837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38" w:history="1">
        <w:r w:rsidR="00321182" w:rsidRPr="00BB4BF0">
          <w:rPr>
            <w:rStyle w:val="Hyperlink"/>
            <w:noProof/>
          </w:rPr>
          <w:t>3.1.</w:t>
        </w:r>
        <w:r w:rsidR="00321182">
          <w:rPr>
            <w:rFonts w:asciiTheme="minorHAnsi" w:eastAsiaTheme="minorEastAsia" w:hAnsiTheme="minorHAnsi"/>
            <w:noProof/>
            <w:sz w:val="22"/>
            <w:lang w:val="en-US"/>
          </w:rPr>
          <w:tab/>
        </w:r>
        <w:r w:rsidR="00321182" w:rsidRPr="00BB4BF0">
          <w:rPr>
            <w:rStyle w:val="Hyperlink"/>
            <w:noProof/>
          </w:rPr>
          <w:t>Giới thiệu về ứng dụng</w:t>
        </w:r>
        <w:r w:rsidR="00321182">
          <w:rPr>
            <w:noProof/>
            <w:webHidden/>
          </w:rPr>
          <w:tab/>
        </w:r>
        <w:r w:rsidR="00321182">
          <w:rPr>
            <w:noProof/>
            <w:webHidden/>
          </w:rPr>
          <w:fldChar w:fldCharType="begin"/>
        </w:r>
        <w:r w:rsidR="00321182">
          <w:rPr>
            <w:noProof/>
            <w:webHidden/>
          </w:rPr>
          <w:instrText xml:space="preserve"> PAGEREF _Toc455137838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39" w:history="1">
        <w:r w:rsidR="00321182" w:rsidRPr="00BB4BF0">
          <w:rPr>
            <w:rStyle w:val="Hyperlink"/>
            <w:noProof/>
          </w:rPr>
          <w:t>3.1.1.</w:t>
        </w:r>
        <w:r w:rsidR="00321182">
          <w:rPr>
            <w:rFonts w:asciiTheme="minorHAnsi" w:eastAsiaTheme="minorEastAsia" w:hAnsiTheme="minorHAnsi"/>
            <w:noProof/>
            <w:sz w:val="22"/>
            <w:lang w:val="en-US"/>
          </w:rPr>
          <w:tab/>
        </w:r>
        <w:r w:rsidR="00321182" w:rsidRPr="00BB4BF0">
          <w:rPr>
            <w:rStyle w:val="Hyperlink"/>
            <w:noProof/>
          </w:rPr>
          <w:t>Tính năng nhận diện cảm xúc</w:t>
        </w:r>
        <w:r w:rsidR="00321182">
          <w:rPr>
            <w:noProof/>
            <w:webHidden/>
          </w:rPr>
          <w:tab/>
        </w:r>
        <w:r w:rsidR="00321182">
          <w:rPr>
            <w:noProof/>
            <w:webHidden/>
          </w:rPr>
          <w:fldChar w:fldCharType="begin"/>
        </w:r>
        <w:r w:rsidR="00321182">
          <w:rPr>
            <w:noProof/>
            <w:webHidden/>
          </w:rPr>
          <w:instrText xml:space="preserve"> PAGEREF _Toc455137839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40" w:history="1">
        <w:r w:rsidR="00321182" w:rsidRPr="00BB4BF0">
          <w:rPr>
            <w:rStyle w:val="Hyperlink"/>
            <w:noProof/>
          </w:rPr>
          <w:t>3.1.2.</w:t>
        </w:r>
        <w:r w:rsidR="00321182">
          <w:rPr>
            <w:rFonts w:asciiTheme="minorHAnsi" w:eastAsiaTheme="minorEastAsia" w:hAnsiTheme="minorHAnsi"/>
            <w:noProof/>
            <w:sz w:val="22"/>
            <w:lang w:val="en-US"/>
          </w:rPr>
          <w:tab/>
        </w:r>
        <w:r w:rsidR="00321182" w:rsidRPr="00BB4BF0">
          <w:rPr>
            <w:rStyle w:val="Hyperlink"/>
            <w:noProof/>
          </w:rPr>
          <w:t>Tính năng ghi hình</w:t>
        </w:r>
        <w:r w:rsidR="00321182">
          <w:rPr>
            <w:noProof/>
            <w:webHidden/>
          </w:rPr>
          <w:tab/>
        </w:r>
        <w:r w:rsidR="00321182">
          <w:rPr>
            <w:noProof/>
            <w:webHidden/>
          </w:rPr>
          <w:fldChar w:fldCharType="begin"/>
        </w:r>
        <w:r w:rsidR="00321182">
          <w:rPr>
            <w:noProof/>
            <w:webHidden/>
          </w:rPr>
          <w:instrText xml:space="preserve"> PAGEREF _Toc455137840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41" w:history="1">
        <w:r w:rsidR="00321182" w:rsidRPr="00BB4BF0">
          <w:rPr>
            <w:rStyle w:val="Hyperlink"/>
            <w:noProof/>
          </w:rPr>
          <w:t>3.2.</w:t>
        </w:r>
        <w:r w:rsidR="00321182">
          <w:rPr>
            <w:rFonts w:asciiTheme="minorHAnsi" w:eastAsiaTheme="minorEastAsia" w:hAnsiTheme="minorHAnsi"/>
            <w:noProof/>
            <w:sz w:val="22"/>
            <w:lang w:val="en-US"/>
          </w:rPr>
          <w:tab/>
        </w:r>
        <w:r w:rsidR="00321182" w:rsidRPr="00BB4BF0">
          <w:rPr>
            <w:rStyle w:val="Hyperlink"/>
            <w:noProof/>
          </w:rPr>
          <w:t>Thư viện sử dụng</w:t>
        </w:r>
        <w:r w:rsidR="00321182">
          <w:rPr>
            <w:noProof/>
            <w:webHidden/>
          </w:rPr>
          <w:tab/>
        </w:r>
        <w:r w:rsidR="00321182">
          <w:rPr>
            <w:noProof/>
            <w:webHidden/>
          </w:rPr>
          <w:fldChar w:fldCharType="begin"/>
        </w:r>
        <w:r w:rsidR="00321182">
          <w:rPr>
            <w:noProof/>
            <w:webHidden/>
          </w:rPr>
          <w:instrText xml:space="preserve"> PAGEREF _Toc455137841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42" w:history="1">
        <w:r w:rsidR="00321182" w:rsidRPr="00BB4BF0">
          <w:rPr>
            <w:rStyle w:val="Hyperlink"/>
            <w:noProof/>
          </w:rPr>
          <w:t>3.2.1.</w:t>
        </w:r>
        <w:r w:rsidR="00321182">
          <w:rPr>
            <w:rFonts w:asciiTheme="minorHAnsi" w:eastAsiaTheme="minorEastAsia" w:hAnsiTheme="minorHAnsi"/>
            <w:noProof/>
            <w:sz w:val="22"/>
            <w:lang w:val="en-US"/>
          </w:rPr>
          <w:tab/>
        </w:r>
        <w:r w:rsidR="00321182" w:rsidRPr="00BB4BF0">
          <w:rPr>
            <w:rStyle w:val="Hyperlink"/>
            <w:noProof/>
          </w:rPr>
          <w:t>Thư viện dlib</w:t>
        </w:r>
        <w:r w:rsidR="00321182">
          <w:rPr>
            <w:noProof/>
            <w:webHidden/>
          </w:rPr>
          <w:tab/>
        </w:r>
        <w:r w:rsidR="00321182">
          <w:rPr>
            <w:noProof/>
            <w:webHidden/>
          </w:rPr>
          <w:fldChar w:fldCharType="begin"/>
        </w:r>
        <w:r w:rsidR="00321182">
          <w:rPr>
            <w:noProof/>
            <w:webHidden/>
          </w:rPr>
          <w:instrText xml:space="preserve"> PAGEREF _Toc455137842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43" w:history="1">
        <w:r w:rsidR="00321182" w:rsidRPr="00BB4BF0">
          <w:rPr>
            <w:rStyle w:val="Hyperlink"/>
            <w:noProof/>
          </w:rPr>
          <w:t>3.2.2.</w:t>
        </w:r>
        <w:r w:rsidR="00321182">
          <w:rPr>
            <w:rFonts w:asciiTheme="minorHAnsi" w:eastAsiaTheme="minorEastAsia" w:hAnsiTheme="minorHAnsi"/>
            <w:noProof/>
            <w:sz w:val="22"/>
            <w:lang w:val="en-US"/>
          </w:rPr>
          <w:tab/>
        </w:r>
        <w:r w:rsidR="00321182" w:rsidRPr="00BB4BF0">
          <w:rPr>
            <w:rStyle w:val="Hyperlink"/>
            <w:noProof/>
          </w:rPr>
          <w:t>Thư viện libSVM</w:t>
        </w:r>
        <w:r w:rsidR="00321182">
          <w:rPr>
            <w:noProof/>
            <w:webHidden/>
          </w:rPr>
          <w:tab/>
        </w:r>
        <w:r w:rsidR="00321182">
          <w:rPr>
            <w:noProof/>
            <w:webHidden/>
          </w:rPr>
          <w:fldChar w:fldCharType="begin"/>
        </w:r>
        <w:r w:rsidR="00321182">
          <w:rPr>
            <w:noProof/>
            <w:webHidden/>
          </w:rPr>
          <w:instrText xml:space="preserve"> PAGEREF _Toc455137843 \h </w:instrText>
        </w:r>
        <w:r w:rsidR="00321182">
          <w:rPr>
            <w:noProof/>
            <w:webHidden/>
          </w:rPr>
        </w:r>
        <w:r w:rsidR="00321182">
          <w:rPr>
            <w:noProof/>
            <w:webHidden/>
          </w:rPr>
          <w:fldChar w:fldCharType="separate"/>
        </w:r>
        <w:r w:rsidR="00321182">
          <w:rPr>
            <w:noProof/>
            <w:webHidden/>
          </w:rPr>
          <w:t>13</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44" w:history="1">
        <w:r w:rsidR="00321182" w:rsidRPr="00BB4BF0">
          <w:rPr>
            <w:rStyle w:val="Hyperlink"/>
            <w:noProof/>
            <w:lang w:val="en-US"/>
          </w:rPr>
          <w:t>3.3.</w:t>
        </w:r>
        <w:r w:rsidR="00321182">
          <w:rPr>
            <w:rFonts w:asciiTheme="minorHAnsi" w:eastAsiaTheme="minorEastAsia" w:hAnsiTheme="minorHAnsi"/>
            <w:noProof/>
            <w:sz w:val="22"/>
            <w:lang w:val="en-US"/>
          </w:rPr>
          <w:tab/>
        </w:r>
        <w:r w:rsidR="00321182" w:rsidRPr="00BB4BF0">
          <w:rPr>
            <w:rStyle w:val="Hyperlink"/>
            <w:noProof/>
            <w:lang w:val="en-US"/>
          </w:rPr>
          <w:t>Thu thập dữ liệu</w:t>
        </w:r>
        <w:r w:rsidR="00321182">
          <w:rPr>
            <w:noProof/>
            <w:webHidden/>
          </w:rPr>
          <w:tab/>
        </w:r>
        <w:r w:rsidR="00321182">
          <w:rPr>
            <w:noProof/>
            <w:webHidden/>
          </w:rPr>
          <w:fldChar w:fldCharType="begin"/>
        </w:r>
        <w:r w:rsidR="00321182">
          <w:rPr>
            <w:noProof/>
            <w:webHidden/>
          </w:rPr>
          <w:instrText xml:space="preserve"> PAGEREF _Toc455137844 \h </w:instrText>
        </w:r>
        <w:r w:rsidR="00321182">
          <w:rPr>
            <w:noProof/>
            <w:webHidden/>
          </w:rPr>
        </w:r>
        <w:r w:rsidR="00321182">
          <w:rPr>
            <w:noProof/>
            <w:webHidden/>
          </w:rPr>
          <w:fldChar w:fldCharType="separate"/>
        </w:r>
        <w:r w:rsidR="00321182">
          <w:rPr>
            <w:noProof/>
            <w:webHidden/>
          </w:rPr>
          <w:t>14</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45" w:history="1">
        <w:r w:rsidR="00321182" w:rsidRPr="00BB4BF0">
          <w:rPr>
            <w:rStyle w:val="Hyperlink"/>
            <w:noProof/>
            <w:lang w:val="en-US"/>
          </w:rPr>
          <w:t>3.4.</w:t>
        </w:r>
        <w:r w:rsidR="00321182">
          <w:rPr>
            <w:rFonts w:asciiTheme="minorHAnsi" w:eastAsiaTheme="minorEastAsia" w:hAnsiTheme="minorHAnsi"/>
            <w:noProof/>
            <w:sz w:val="22"/>
            <w:lang w:val="en-US"/>
          </w:rPr>
          <w:tab/>
        </w:r>
        <w:r w:rsidR="00321182" w:rsidRPr="00BB4BF0">
          <w:rPr>
            <w:rStyle w:val="Hyperlink"/>
            <w:noProof/>
            <w:lang w:val="en-US"/>
          </w:rPr>
          <w:t>Tiền xử lý dữ liệu</w:t>
        </w:r>
        <w:r w:rsidR="00321182">
          <w:rPr>
            <w:noProof/>
            <w:webHidden/>
          </w:rPr>
          <w:tab/>
        </w:r>
        <w:r w:rsidR="00321182">
          <w:rPr>
            <w:noProof/>
            <w:webHidden/>
          </w:rPr>
          <w:fldChar w:fldCharType="begin"/>
        </w:r>
        <w:r w:rsidR="00321182">
          <w:rPr>
            <w:noProof/>
            <w:webHidden/>
          </w:rPr>
          <w:instrText xml:space="preserve"> PAGEREF _Toc455137845 \h </w:instrText>
        </w:r>
        <w:r w:rsidR="00321182">
          <w:rPr>
            <w:noProof/>
            <w:webHidden/>
          </w:rPr>
        </w:r>
        <w:r w:rsidR="00321182">
          <w:rPr>
            <w:noProof/>
            <w:webHidden/>
          </w:rPr>
          <w:fldChar w:fldCharType="separate"/>
        </w:r>
        <w:r w:rsidR="00321182">
          <w:rPr>
            <w:noProof/>
            <w:webHidden/>
          </w:rPr>
          <w:t>14</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46" w:history="1">
        <w:r w:rsidR="00321182" w:rsidRPr="00BB4BF0">
          <w:rPr>
            <w:rStyle w:val="Hyperlink"/>
            <w:noProof/>
            <w:lang w:val="en-US"/>
          </w:rPr>
          <w:t>3.4.1.</w:t>
        </w:r>
        <w:r w:rsidR="00321182">
          <w:rPr>
            <w:rFonts w:asciiTheme="minorHAnsi" w:eastAsiaTheme="minorEastAsia" w:hAnsiTheme="minorHAnsi"/>
            <w:noProof/>
            <w:sz w:val="22"/>
            <w:lang w:val="en-US"/>
          </w:rPr>
          <w:tab/>
        </w:r>
        <w:r w:rsidR="00321182" w:rsidRPr="00BB4BF0">
          <w:rPr>
            <w:rStyle w:val="Hyperlink"/>
            <w:noProof/>
            <w:lang w:val="en-US"/>
          </w:rPr>
          <w:t>Tiền xử lý</w:t>
        </w:r>
        <w:r w:rsidR="00321182">
          <w:rPr>
            <w:noProof/>
            <w:webHidden/>
          </w:rPr>
          <w:tab/>
        </w:r>
        <w:r w:rsidR="00321182">
          <w:rPr>
            <w:noProof/>
            <w:webHidden/>
          </w:rPr>
          <w:fldChar w:fldCharType="begin"/>
        </w:r>
        <w:r w:rsidR="00321182">
          <w:rPr>
            <w:noProof/>
            <w:webHidden/>
          </w:rPr>
          <w:instrText xml:space="preserve"> PAGEREF _Toc455137846 \h </w:instrText>
        </w:r>
        <w:r w:rsidR="00321182">
          <w:rPr>
            <w:noProof/>
            <w:webHidden/>
          </w:rPr>
        </w:r>
        <w:r w:rsidR="00321182">
          <w:rPr>
            <w:noProof/>
            <w:webHidden/>
          </w:rPr>
          <w:fldChar w:fldCharType="separate"/>
        </w:r>
        <w:r w:rsidR="00321182">
          <w:rPr>
            <w:noProof/>
            <w:webHidden/>
          </w:rPr>
          <w:t>14</w:t>
        </w:r>
        <w:r w:rsidR="00321182">
          <w:rPr>
            <w:noProof/>
            <w:webHidden/>
          </w:rPr>
          <w:fldChar w:fldCharType="end"/>
        </w:r>
      </w:hyperlink>
    </w:p>
    <w:p w:rsidR="00321182" w:rsidRDefault="009317FD">
      <w:pPr>
        <w:pStyle w:val="TOC3"/>
        <w:tabs>
          <w:tab w:val="left" w:pos="1892"/>
          <w:tab w:val="right" w:leader="dot" w:pos="8777"/>
        </w:tabs>
        <w:rPr>
          <w:rFonts w:asciiTheme="minorHAnsi" w:eastAsiaTheme="minorEastAsia" w:hAnsiTheme="minorHAnsi"/>
          <w:noProof/>
          <w:sz w:val="22"/>
          <w:lang w:val="en-US"/>
        </w:rPr>
      </w:pPr>
      <w:hyperlink w:anchor="_Toc455137847" w:history="1">
        <w:r w:rsidR="00321182" w:rsidRPr="00BB4BF0">
          <w:rPr>
            <w:rStyle w:val="Hyperlink"/>
            <w:noProof/>
            <w:lang w:val="en-US"/>
          </w:rPr>
          <w:t>3.4.2.</w:t>
        </w:r>
        <w:r w:rsidR="00321182">
          <w:rPr>
            <w:rFonts w:asciiTheme="minorHAnsi" w:eastAsiaTheme="minorEastAsia" w:hAnsiTheme="minorHAnsi"/>
            <w:noProof/>
            <w:sz w:val="22"/>
            <w:lang w:val="en-US"/>
          </w:rPr>
          <w:tab/>
        </w:r>
        <w:r w:rsidR="00321182" w:rsidRPr="00BB4BF0">
          <w:rPr>
            <w:rStyle w:val="Hyperlink"/>
            <w:noProof/>
            <w:lang w:val="en-US"/>
          </w:rPr>
          <w:t>Trích xuất thuộc tính</w:t>
        </w:r>
        <w:r w:rsidR="00321182">
          <w:rPr>
            <w:noProof/>
            <w:webHidden/>
          </w:rPr>
          <w:tab/>
        </w:r>
        <w:r w:rsidR="00321182">
          <w:rPr>
            <w:noProof/>
            <w:webHidden/>
          </w:rPr>
          <w:fldChar w:fldCharType="begin"/>
        </w:r>
        <w:r w:rsidR="00321182">
          <w:rPr>
            <w:noProof/>
            <w:webHidden/>
          </w:rPr>
          <w:instrText xml:space="preserve"> PAGEREF _Toc455137847 \h </w:instrText>
        </w:r>
        <w:r w:rsidR="00321182">
          <w:rPr>
            <w:noProof/>
            <w:webHidden/>
          </w:rPr>
        </w:r>
        <w:r w:rsidR="00321182">
          <w:rPr>
            <w:noProof/>
            <w:webHidden/>
          </w:rPr>
          <w:fldChar w:fldCharType="separate"/>
        </w:r>
        <w:r w:rsidR="00321182">
          <w:rPr>
            <w:noProof/>
            <w:webHidden/>
          </w:rPr>
          <w:t>15</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48" w:history="1">
        <w:r w:rsidR="00321182" w:rsidRPr="00BB4BF0">
          <w:rPr>
            <w:rStyle w:val="Hyperlink"/>
            <w:noProof/>
          </w:rPr>
          <w:t>3.5.</w:t>
        </w:r>
        <w:r w:rsidR="00321182">
          <w:rPr>
            <w:rFonts w:asciiTheme="minorHAnsi" w:eastAsiaTheme="minorEastAsia" w:hAnsiTheme="minorHAnsi"/>
            <w:noProof/>
            <w:sz w:val="22"/>
            <w:lang w:val="en-US"/>
          </w:rPr>
          <w:tab/>
        </w:r>
        <w:r w:rsidR="00321182" w:rsidRPr="00BB4BF0">
          <w:rPr>
            <w:rStyle w:val="Hyperlink"/>
            <w:noProof/>
          </w:rPr>
          <w:t>Xây dựng SVM model</w:t>
        </w:r>
        <w:r w:rsidR="00321182">
          <w:rPr>
            <w:noProof/>
            <w:webHidden/>
          </w:rPr>
          <w:tab/>
        </w:r>
        <w:r w:rsidR="00321182">
          <w:rPr>
            <w:noProof/>
            <w:webHidden/>
          </w:rPr>
          <w:fldChar w:fldCharType="begin"/>
        </w:r>
        <w:r w:rsidR="00321182">
          <w:rPr>
            <w:noProof/>
            <w:webHidden/>
          </w:rPr>
          <w:instrText xml:space="preserve"> PAGEREF _Toc455137848 \h </w:instrText>
        </w:r>
        <w:r w:rsidR="00321182">
          <w:rPr>
            <w:noProof/>
            <w:webHidden/>
          </w:rPr>
        </w:r>
        <w:r w:rsidR="00321182">
          <w:rPr>
            <w:noProof/>
            <w:webHidden/>
          </w:rPr>
          <w:fldChar w:fldCharType="separate"/>
        </w:r>
        <w:r w:rsidR="00321182">
          <w:rPr>
            <w:noProof/>
            <w:webHidden/>
          </w:rPr>
          <w:t>16</w:t>
        </w:r>
        <w:r w:rsidR="00321182">
          <w:rPr>
            <w:noProof/>
            <w:webHidden/>
          </w:rPr>
          <w:fldChar w:fldCharType="end"/>
        </w:r>
      </w:hyperlink>
    </w:p>
    <w:p w:rsidR="00321182" w:rsidRDefault="009317FD">
      <w:pPr>
        <w:pStyle w:val="TOC2"/>
        <w:tabs>
          <w:tab w:val="left" w:pos="1540"/>
          <w:tab w:val="right" w:leader="dot" w:pos="8777"/>
        </w:tabs>
        <w:rPr>
          <w:rFonts w:asciiTheme="minorHAnsi" w:eastAsiaTheme="minorEastAsia" w:hAnsiTheme="minorHAnsi"/>
          <w:noProof/>
          <w:sz w:val="22"/>
          <w:lang w:val="en-US"/>
        </w:rPr>
      </w:pPr>
      <w:hyperlink w:anchor="_Toc455137849" w:history="1">
        <w:r w:rsidR="00321182" w:rsidRPr="00BB4BF0">
          <w:rPr>
            <w:rStyle w:val="Hyperlink"/>
            <w:noProof/>
          </w:rPr>
          <w:t>3.6.</w:t>
        </w:r>
        <w:r w:rsidR="00321182">
          <w:rPr>
            <w:rFonts w:asciiTheme="minorHAnsi" w:eastAsiaTheme="minorEastAsia" w:hAnsiTheme="minorHAnsi"/>
            <w:noProof/>
            <w:sz w:val="22"/>
            <w:lang w:val="en-US"/>
          </w:rPr>
          <w:tab/>
        </w:r>
        <w:r w:rsidR="00321182" w:rsidRPr="00BB4BF0">
          <w:rPr>
            <w:rStyle w:val="Hyperlink"/>
            <w:noProof/>
          </w:rPr>
          <w:t>Kết quả thử nghiệm</w:t>
        </w:r>
        <w:r w:rsidR="00321182">
          <w:rPr>
            <w:noProof/>
            <w:webHidden/>
          </w:rPr>
          <w:tab/>
        </w:r>
        <w:r w:rsidR="00321182">
          <w:rPr>
            <w:noProof/>
            <w:webHidden/>
          </w:rPr>
          <w:fldChar w:fldCharType="begin"/>
        </w:r>
        <w:r w:rsidR="00321182">
          <w:rPr>
            <w:noProof/>
            <w:webHidden/>
          </w:rPr>
          <w:instrText xml:space="preserve"> PAGEREF _Toc455137849 \h </w:instrText>
        </w:r>
        <w:r w:rsidR="00321182">
          <w:rPr>
            <w:noProof/>
            <w:webHidden/>
          </w:rPr>
        </w:r>
        <w:r w:rsidR="00321182">
          <w:rPr>
            <w:noProof/>
            <w:webHidden/>
          </w:rPr>
          <w:fldChar w:fldCharType="separate"/>
        </w:r>
        <w:r w:rsidR="00321182">
          <w:rPr>
            <w:noProof/>
            <w:webHidden/>
          </w:rPr>
          <w:t>16</w:t>
        </w:r>
        <w:r w:rsidR="00321182">
          <w:rPr>
            <w:noProof/>
            <w:webHidden/>
          </w:rPr>
          <w:fldChar w:fldCharType="end"/>
        </w:r>
      </w:hyperlink>
    </w:p>
    <w:p w:rsidR="00321182" w:rsidRDefault="009317FD">
      <w:pPr>
        <w:pStyle w:val="TOC1"/>
        <w:rPr>
          <w:rFonts w:asciiTheme="minorHAnsi" w:eastAsiaTheme="minorEastAsia" w:hAnsiTheme="minorHAnsi"/>
          <w:noProof/>
          <w:sz w:val="22"/>
          <w:lang w:val="en-US"/>
        </w:rPr>
      </w:pPr>
      <w:hyperlink w:anchor="_Toc455137850" w:history="1">
        <w:r w:rsidR="00321182" w:rsidRPr="00BB4BF0">
          <w:rPr>
            <w:rStyle w:val="Hyperlink"/>
            <w:noProof/>
          </w:rPr>
          <w:t>Chương 4.</w:t>
        </w:r>
        <w:r w:rsidR="00321182">
          <w:rPr>
            <w:rFonts w:asciiTheme="minorHAnsi" w:eastAsiaTheme="minorEastAsia" w:hAnsiTheme="minorHAnsi"/>
            <w:noProof/>
            <w:sz w:val="22"/>
            <w:lang w:val="en-US"/>
          </w:rPr>
          <w:tab/>
        </w:r>
        <w:r w:rsidR="00321182" w:rsidRPr="00BB4BF0">
          <w:rPr>
            <w:rStyle w:val="Hyperlink"/>
            <w:noProof/>
          </w:rPr>
          <w:t>KẾT LUẬN</w:t>
        </w:r>
        <w:r w:rsidR="00321182">
          <w:rPr>
            <w:noProof/>
            <w:webHidden/>
          </w:rPr>
          <w:tab/>
        </w:r>
        <w:r w:rsidR="00321182">
          <w:rPr>
            <w:noProof/>
            <w:webHidden/>
          </w:rPr>
          <w:fldChar w:fldCharType="begin"/>
        </w:r>
        <w:r w:rsidR="00321182">
          <w:rPr>
            <w:noProof/>
            <w:webHidden/>
          </w:rPr>
          <w:instrText xml:space="preserve"> PAGEREF _Toc455137850 \h </w:instrText>
        </w:r>
        <w:r w:rsidR="00321182">
          <w:rPr>
            <w:noProof/>
            <w:webHidden/>
          </w:rPr>
        </w:r>
        <w:r w:rsidR="00321182">
          <w:rPr>
            <w:noProof/>
            <w:webHidden/>
          </w:rPr>
          <w:fldChar w:fldCharType="separate"/>
        </w:r>
        <w:r w:rsidR="00321182">
          <w:rPr>
            <w:noProof/>
            <w:webHidden/>
          </w:rPr>
          <w:t>17</w:t>
        </w:r>
        <w:r w:rsidR="00321182">
          <w:rPr>
            <w:noProof/>
            <w:webHidden/>
          </w:rPr>
          <w:fldChar w:fldCharType="end"/>
        </w:r>
      </w:hyperlink>
    </w:p>
    <w:p w:rsidR="001F7810" w:rsidRPr="00A5343C" w:rsidRDefault="009D427A" w:rsidP="00BE161C">
      <w:pPr>
        <w:rPr>
          <w:rFonts w:cs="Times New Roman"/>
          <w:b/>
          <w:sz w:val="28"/>
          <w:szCs w:val="26"/>
        </w:rPr>
      </w:pPr>
      <w:r w:rsidRPr="00A5343C">
        <w:rPr>
          <w:rFonts w:cs="Times New Roman"/>
          <w:b/>
          <w:sz w:val="28"/>
          <w:szCs w:val="26"/>
        </w:rPr>
        <w:fldChar w:fldCharType="end"/>
      </w:r>
    </w:p>
    <w:p w:rsidR="001F7810" w:rsidRPr="00A5343C" w:rsidRDefault="001F7810" w:rsidP="00A1168A">
      <w:pPr>
        <w:jc w:val="center"/>
        <w:rPr>
          <w:rFonts w:cs="Times New Roman"/>
          <w:b/>
          <w:sz w:val="28"/>
          <w:szCs w:val="26"/>
        </w:rPr>
      </w:pPr>
    </w:p>
    <w:p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rsidR="001F7810" w:rsidRDefault="00D97CBC" w:rsidP="00D97CBC">
      <w:pPr>
        <w:jc w:val="center"/>
        <w:rPr>
          <w:rFonts w:cs="Times New Roman"/>
          <w:b/>
          <w:sz w:val="28"/>
          <w:szCs w:val="26"/>
        </w:rPr>
      </w:pPr>
      <w:r>
        <w:rPr>
          <w:rFonts w:cs="Times New Roman"/>
          <w:b/>
          <w:sz w:val="28"/>
          <w:szCs w:val="26"/>
        </w:rPr>
        <w:lastRenderedPageBreak/>
        <w:t>DANH MỤC HÌNH VẼ</w:t>
      </w:r>
    </w:p>
    <w:p w:rsidR="00D97CBC" w:rsidRDefault="00D97CBC" w:rsidP="00D97CBC">
      <w:pPr>
        <w:jc w:val="center"/>
        <w:rPr>
          <w:rFonts w:cs="Times New Roman"/>
          <w:b/>
          <w:sz w:val="28"/>
          <w:szCs w:val="26"/>
        </w:rPr>
      </w:pPr>
    </w:p>
    <w:p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szCs w:val="26"/>
        </w:rPr>
      </w:pP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rsidR="00C05CE5" w:rsidRPr="00DC43AC" w:rsidRDefault="00C05CE5" w:rsidP="00C05CE5">
      <w:pPr>
        <w:spacing w:after="0"/>
        <w:jc w:val="center"/>
        <w:rPr>
          <w:rFonts w:eastAsia="Times New Roman" w:cs="Times New Roman"/>
          <w:b/>
          <w:szCs w:val="26"/>
        </w:rPr>
      </w:pPr>
    </w:p>
    <w:p w:rsidR="00C05CE5" w:rsidRPr="00DC43AC" w:rsidRDefault="00C05CE5" w:rsidP="00C05CE5">
      <w:pPr>
        <w:spacing w:after="0"/>
        <w:jc w:val="center"/>
        <w:rPr>
          <w:rFonts w:eastAsia="Times New Roman" w:cs="Times New Roman"/>
          <w:b/>
          <w:szCs w:val="26"/>
        </w:rPr>
      </w:pPr>
    </w:p>
    <w:p w:rsidR="00C05CE5" w:rsidRPr="00A5343C" w:rsidRDefault="00C05CE5" w:rsidP="0030138A">
      <w:pPr>
        <w:pStyle w:val="Heading1"/>
      </w:pPr>
      <w:r w:rsidRPr="00627E41">
        <w:rPr>
          <w:sz w:val="26"/>
          <w:szCs w:val="26"/>
          <w:lang w:val="vi-VN"/>
        </w:rPr>
        <w:br w:type="page"/>
      </w:r>
      <w:bookmarkStart w:id="0" w:name="_Toc455137816"/>
      <w:r w:rsidR="00AF158F">
        <w:lastRenderedPageBreak/>
        <w:t>TỔNG QUAN</w:t>
      </w:r>
      <w:bookmarkEnd w:id="0"/>
    </w:p>
    <w:p w:rsidR="00C05CE5" w:rsidRDefault="00AF158F" w:rsidP="00CF53A2">
      <w:pPr>
        <w:pStyle w:val="Heading2"/>
        <w:rPr>
          <w:rFonts w:eastAsia="Times New Roman" w:cs="Times New Roman"/>
          <w:lang w:val="en-US"/>
        </w:rPr>
      </w:pPr>
      <w:bookmarkStart w:id="1" w:name="_Toc455137817"/>
      <w:r>
        <w:rPr>
          <w:rFonts w:eastAsia="Times New Roman" w:cs="Times New Roman"/>
          <w:lang w:val="en-US"/>
        </w:rPr>
        <w:t>Đặt vấn đề</w:t>
      </w:r>
      <w:bookmarkEnd w:id="1"/>
    </w:p>
    <w:p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rsidR="007F4B40" w:rsidRDefault="004903FF" w:rsidP="004903FF">
      <w:pPr>
        <w:pStyle w:val="Heading2"/>
        <w:rPr>
          <w:lang w:val="en-US"/>
        </w:rPr>
      </w:pPr>
      <w:bookmarkStart w:id="2" w:name="_Toc455137818"/>
      <w:bookmarkStart w:id="3" w:name="_Toc140297269"/>
      <w:bookmarkStart w:id="4" w:name="_Toc142813558"/>
      <w:r>
        <w:rPr>
          <w:lang w:val="en-US"/>
        </w:rPr>
        <w:t>Các nghiên cứu liên quan</w:t>
      </w:r>
      <w:bookmarkEnd w:id="2"/>
    </w:p>
    <w:p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w:t>
      </w:r>
      <w:proofErr w:type="gramStart"/>
      <w:r>
        <w:rPr>
          <w:lang w:val="en-US"/>
        </w:rPr>
        <w:t>thu</w:t>
      </w:r>
      <w:proofErr w:type="gramEnd"/>
      <w:r>
        <w:rPr>
          <w:lang w:val="en-US"/>
        </w:rPr>
        <w:t xml:space="preserve"> được và cuối cùng là phân loại dạng cảm xúc.</w:t>
      </w:r>
    </w:p>
    <w:p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rsidR="00DE50E4" w:rsidRDefault="00DE50E4" w:rsidP="00151763">
      <w:pPr>
        <w:rPr>
          <w:lang w:val="en-US"/>
        </w:rPr>
      </w:pPr>
      <w:r>
        <w:rPr>
          <w:lang w:val="en-US"/>
        </w:rPr>
        <w:t xml:space="preserve">Về vấn đề trích xuất dữ liệu, nhóm của Cohn [3] </w:t>
      </w:r>
      <w:r w:rsidR="00B570C2">
        <w:rPr>
          <w:lang w:val="en-US"/>
        </w:rPr>
        <w:t xml:space="preserve">đầu tiên khoanh vùng các điểm feature trong frame ảnh đầu tiên của chuỗi ảnh bằng tay, sau đó sử dụng hierarchical </w:t>
      </w:r>
      <w:r w:rsidR="00B570C2">
        <w:rPr>
          <w:lang w:val="en-US"/>
        </w:rPr>
        <w:lastRenderedPageBreak/>
        <w:t xml:space="preserve">optical flow để track chuyển động của các cửa sổ nhỏ xung quanh các điểm đó xuyên suốt các frame. Những vector chuyển vị tính được cho mỗi landmark giữa frame khởi đầu và đỉnh điểm thể hiện thông tin </w:t>
      </w:r>
      <w:proofErr w:type="gramStart"/>
      <w:r w:rsidR="00B570C2">
        <w:rPr>
          <w:lang w:val="en-US"/>
        </w:rPr>
        <w:t>thu</w:t>
      </w:r>
      <w:proofErr w:type="gramEnd"/>
      <w:r w:rsidR="00B570C2">
        <w:rPr>
          <w:lang w:val="en-US"/>
        </w:rPr>
        <w:t xml:space="preserve"> được về biểu cảm khuôn mặt.</w:t>
      </w:r>
    </w:p>
    <w:p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w:t>
      </w:r>
      <w:proofErr w:type="gramStart"/>
      <w:r>
        <w:rPr>
          <w:lang w:val="en-US"/>
        </w:rPr>
        <w:t>theo</w:t>
      </w:r>
      <w:proofErr w:type="gramEnd"/>
      <w:r>
        <w:rPr>
          <w:lang w:val="en-US"/>
        </w:rPr>
        <w:t xml:space="preserve">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rsidR="004903FF" w:rsidRDefault="004903FF" w:rsidP="004903FF">
      <w:pPr>
        <w:pStyle w:val="Heading2"/>
        <w:rPr>
          <w:lang w:val="en-US"/>
        </w:rPr>
      </w:pPr>
      <w:bookmarkStart w:id="5" w:name="_Toc455137819"/>
      <w:r>
        <w:rPr>
          <w:lang w:val="en-US"/>
        </w:rPr>
        <w:t xml:space="preserve">Mục tiêu đề tài, phạm </w:t>
      </w:r>
      <w:proofErr w:type="gramStart"/>
      <w:r>
        <w:rPr>
          <w:lang w:val="en-US"/>
        </w:rPr>
        <w:t>vi</w:t>
      </w:r>
      <w:proofErr w:type="gramEnd"/>
      <w:r>
        <w:rPr>
          <w:lang w:val="en-US"/>
        </w:rPr>
        <w:t xml:space="preserve"> bài toán</w:t>
      </w:r>
      <w:bookmarkEnd w:id="5"/>
    </w:p>
    <w:p w:rsidR="004903FF" w:rsidRPr="004903FF" w:rsidRDefault="000F120E" w:rsidP="00627E41">
      <w:pPr>
        <w:rPr>
          <w:lang w:val="en-US"/>
        </w:rPr>
      </w:pPr>
      <w:r>
        <w:rPr>
          <w:lang w:val="en-US"/>
        </w:rPr>
        <w:t xml:space="preserve">Nhóm sẽ </w:t>
      </w:r>
      <w:r w:rsidR="00013DDE">
        <w:rPr>
          <w:lang w:val="en-US"/>
        </w:rPr>
        <w:t xml:space="preserve">sử dụng thuật toán nhận diện facial landmark của V.Kazemi và J.Sullivan [2] để tối ưu hóa thời gian nhận diện các facial landmark. Sau khi tiền xử lý landmark </w:t>
      </w:r>
      <w:proofErr w:type="gramStart"/>
      <w:r w:rsidR="00013DDE">
        <w:rPr>
          <w:lang w:val="en-US"/>
        </w:rPr>
        <w:t>thu</w:t>
      </w:r>
      <w:proofErr w:type="gramEnd"/>
      <w:r w:rsidR="00013DDE">
        <w:rPr>
          <w:lang w:val="en-US"/>
        </w:rPr>
        <w:t xml:space="preserve"> được nhóm sẽ tính toán 1 set gồm 105 feature kèm với các label. Trong nghiên cứu này thì nhóm </w:t>
      </w:r>
      <w:del w:id="6" w:author="User-Admin" w:date="2016-07-01T12:05:00Z">
        <w:r w:rsidR="00013DDE" w:rsidDel="0090014A">
          <w:rPr>
            <w:lang w:val="en-US"/>
          </w:rPr>
          <w:delText xml:space="preserve">không dựa vào FACS mà </w:delText>
        </w:r>
      </w:del>
      <w:r w:rsidR="00013DDE">
        <w:rPr>
          <w:lang w:val="en-US"/>
        </w:rPr>
        <w:t>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rsidR="0074104A" w:rsidRDefault="0074104A" w:rsidP="0074104A">
      <w:pPr>
        <w:pStyle w:val="Heading2"/>
        <w:rPr>
          <w:lang w:val="en-US"/>
        </w:rPr>
      </w:pPr>
      <w:bookmarkStart w:id="7" w:name="_Toc455137820"/>
      <w:r>
        <w:rPr>
          <w:lang w:val="en-US"/>
        </w:rPr>
        <w:t>Bố cục luận văn</w:t>
      </w:r>
      <w:bookmarkEnd w:id="7"/>
    </w:p>
    <w:p w:rsidR="0074104A" w:rsidRDefault="0074104A" w:rsidP="00E41016">
      <w:pPr>
        <w:rPr>
          <w:lang w:val="en-US"/>
        </w:rPr>
      </w:pPr>
      <w:r>
        <w:rPr>
          <w:b/>
          <w:lang w:val="en-US"/>
        </w:rPr>
        <w:t xml:space="preserve">Chương 1: </w:t>
      </w:r>
      <w:r>
        <w:rPr>
          <w:lang w:val="en-US"/>
        </w:rPr>
        <w:t xml:space="preserve">Trình bày cách </w:t>
      </w:r>
      <w:proofErr w:type="gramStart"/>
      <w:r>
        <w:rPr>
          <w:lang w:val="en-US"/>
        </w:rPr>
        <w:t>thu</w:t>
      </w:r>
      <w:proofErr w:type="gramEnd"/>
      <w:r>
        <w:rPr>
          <w:lang w:val="en-US"/>
        </w:rPr>
        <w:t xml:space="preserve"> thập dữ liệ</w:t>
      </w:r>
      <w:r w:rsidR="00402150">
        <w:rPr>
          <w:lang w:val="en-US"/>
        </w:rPr>
        <w:t xml:space="preserve">u. </w:t>
      </w:r>
      <w:r>
        <w:rPr>
          <w:lang w:val="en-US"/>
        </w:rPr>
        <w:t xml:space="preserve">Bên cạnh việc </w:t>
      </w:r>
      <w:proofErr w:type="gramStart"/>
      <w:r>
        <w:rPr>
          <w:lang w:val="en-US"/>
        </w:rPr>
        <w:t>thu</w:t>
      </w:r>
      <w:proofErr w:type="gramEnd"/>
      <w:r>
        <w:rPr>
          <w:lang w:val="en-US"/>
        </w:rPr>
        <w:t xml:space="preserve"> thập dữ liệu cho ứng dụng chính, nhóm cũng sẽ trình bày những thuật giải tiền xử lý dữ liệu bao gồm: tiền xử lý ảnh, tính toán vị trí các facial landmark.</w:t>
      </w:r>
    </w:p>
    <w:p w:rsidR="0074104A" w:rsidRDefault="0074104A" w:rsidP="00E41016">
      <w:pPr>
        <w:rPr>
          <w:lang w:val="en-US"/>
        </w:rPr>
      </w:pPr>
      <w:r>
        <w:rPr>
          <w:b/>
          <w:lang w:val="en-US"/>
        </w:rPr>
        <w:t xml:space="preserve">Chương 2: </w:t>
      </w:r>
      <w:r>
        <w:rPr>
          <w:lang w:val="en-US"/>
        </w:rPr>
        <w:t xml:space="preserve">Trình bày cách trích xuất feature từ vị trí các facial landmark </w:t>
      </w:r>
      <w:proofErr w:type="gramStart"/>
      <w:r>
        <w:rPr>
          <w:lang w:val="en-US"/>
        </w:rPr>
        <w:t>thu</w:t>
      </w:r>
      <w:proofErr w:type="gramEnd"/>
      <w:r>
        <w:rPr>
          <w:lang w:val="en-US"/>
        </w:rPr>
        <w:t xml:space="preserve"> đượ</w:t>
      </w:r>
      <w:r w:rsidR="00402150">
        <w:rPr>
          <w:lang w:val="en-US"/>
        </w:rPr>
        <w:t>c</w:t>
      </w:r>
      <w:r>
        <w:rPr>
          <w:lang w:val="en-US"/>
        </w:rPr>
        <w:t>, từ đó gán nhãn cho các feature vector tạo thành bộ dữ liệu cho việc training.</w:t>
      </w:r>
    </w:p>
    <w:p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proofErr w:type="gramStart"/>
      <w:r w:rsidR="00B93B8B">
        <w:rPr>
          <w:i/>
          <w:lang w:val="en-US"/>
        </w:rPr>
        <w:t>EMO</w:t>
      </w:r>
      <w:r w:rsidR="00E41016">
        <w:rPr>
          <w:lang w:val="en-US"/>
        </w:rPr>
        <w:t xml:space="preserve"> :</w:t>
      </w:r>
      <w:proofErr w:type="gramEnd"/>
      <w:r w:rsidR="00E41016">
        <w:rPr>
          <w:lang w:val="en-US"/>
        </w:rPr>
        <w:t xml:space="preserve"> Support Vector Machines (SVM). Đây sẽ là nền tảng kiến thức cho việc xây dựng các mô hình học để dự đoán cảm xúc thể hiện trên khuôn mặt của người dùng.</w:t>
      </w:r>
    </w:p>
    <w:p w:rsidR="00E41016" w:rsidRDefault="00E41016" w:rsidP="00E41016">
      <w:pPr>
        <w:rPr>
          <w:lang w:val="en-US"/>
        </w:rPr>
      </w:pPr>
      <w:r>
        <w:rPr>
          <w:b/>
          <w:lang w:val="en-US"/>
        </w:rPr>
        <w:lastRenderedPageBreak/>
        <w:t xml:space="preserve">Chương 4: </w:t>
      </w:r>
      <w:r>
        <w:rPr>
          <w:lang w:val="en-US"/>
        </w:rPr>
        <w:t>Trình bày quá trình xây dựng ứng dụng và kết quả thực nghiệm</w:t>
      </w:r>
    </w:p>
    <w:p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rsidR="00C05CE5" w:rsidRPr="00A5343C" w:rsidRDefault="0074104A" w:rsidP="00F300BB">
      <w:pPr>
        <w:pStyle w:val="Heading1"/>
      </w:pPr>
      <w:bookmarkStart w:id="8" w:name="_Toc455137821"/>
      <w:bookmarkEnd w:id="3"/>
      <w:bookmarkEnd w:id="4"/>
      <w:r>
        <w:lastRenderedPageBreak/>
        <w:t>CƠ SỞ LÝ THUYẾT</w:t>
      </w:r>
      <w:bookmarkEnd w:id="8"/>
    </w:p>
    <w:p w:rsidR="00F65A80" w:rsidRDefault="0030138A" w:rsidP="00F65A80">
      <w:pPr>
        <w:pStyle w:val="Heading2"/>
        <w:rPr>
          <w:rFonts w:eastAsia="Times New Roman" w:cs="Times New Roman"/>
          <w:lang w:val="en-US"/>
        </w:rPr>
      </w:pPr>
      <w:bookmarkStart w:id="9" w:name="_Toc455137822"/>
      <w:r>
        <w:rPr>
          <w:rFonts w:eastAsia="Times New Roman" w:cs="Times New Roman"/>
          <w:lang w:val="en-US"/>
        </w:rPr>
        <w:t>Thuật toán SVM (Support Vector Machine</w:t>
      </w:r>
      <w:r w:rsidR="00D84525">
        <w:rPr>
          <w:rFonts w:eastAsia="Times New Roman" w:cs="Times New Roman"/>
          <w:lang w:val="en-US"/>
        </w:rPr>
        <w:t>s</w:t>
      </w:r>
      <w:r>
        <w:rPr>
          <w:rFonts w:eastAsia="Times New Roman" w:cs="Times New Roman"/>
          <w:lang w:val="en-US"/>
        </w:rPr>
        <w:t>)</w:t>
      </w:r>
      <w:bookmarkEnd w:id="9"/>
    </w:p>
    <w:p w:rsidR="0030138A" w:rsidRDefault="0030138A" w:rsidP="0030138A">
      <w:pPr>
        <w:pStyle w:val="Heading3"/>
        <w:rPr>
          <w:lang w:val="en-US"/>
        </w:rPr>
      </w:pPr>
      <w:bookmarkStart w:id="10" w:name="_Toc455137823"/>
      <w:r>
        <w:rPr>
          <w:lang w:val="en-US"/>
        </w:rPr>
        <w:t>Tổng quan</w:t>
      </w:r>
      <w:bookmarkEnd w:id="10"/>
    </w:p>
    <w:p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rsidR="0013025B" w:rsidRDefault="0013025B" w:rsidP="0013025B">
      <w:pPr>
        <w:pStyle w:val="Heading3"/>
        <w:rPr>
          <w:lang w:val="en-US"/>
        </w:rPr>
      </w:pPr>
      <w:bookmarkStart w:id="11" w:name="_Toc455137824"/>
      <w:r>
        <w:rPr>
          <w:lang w:val="en-US"/>
        </w:rPr>
        <w:t>SVM tuyến tính (Linear SVM)</w:t>
      </w:r>
      <w:bookmarkEnd w:id="11"/>
    </w:p>
    <w:p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rsidR="0075285D" w:rsidRDefault="0075285D" w:rsidP="00637AA0">
      <w:pPr>
        <w:rPr>
          <w:rFonts w:eastAsiaTheme="minorEastAsia"/>
          <w:lang w:val="en-US"/>
        </w:rPr>
      </w:pPr>
      <w:proofErr w:type="gramStart"/>
      <w:r>
        <w:rPr>
          <w:rFonts w:eastAsiaTheme="minorEastAsia"/>
          <w:lang w:val="en-US"/>
        </w:rPr>
        <w:t>với</w:t>
      </w:r>
      <w:proofErr w:type="gramEnd"/>
      <w:r>
        <w:rPr>
          <w:rFonts w:eastAsiaTheme="minorEastAsia"/>
          <w:lang w:val="en-US"/>
        </w:rPr>
        <w:t xml:space="preserve">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rsidR="0013025B" w:rsidRDefault="0013025B" w:rsidP="0013025B">
      <w:pPr>
        <w:pStyle w:val="Heading4"/>
        <w:rPr>
          <w:lang w:val="en-US"/>
        </w:rPr>
      </w:pPr>
      <w:bookmarkStart w:id="12" w:name="_Toc455137825"/>
      <w:r>
        <w:rPr>
          <w:lang w:val="en-US"/>
        </w:rPr>
        <w:t>Hard-margin</w:t>
      </w:r>
      <w:bookmarkEnd w:id="12"/>
    </w:p>
    <w:p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rsidR="00E50B38" w:rsidRDefault="00E50B38" w:rsidP="00637AA0">
      <w:pPr>
        <w:rPr>
          <w:rFonts w:eastAsiaTheme="minorEastAsia"/>
          <w:lang w:val="en-US"/>
        </w:rPr>
      </w:pPr>
      <w:r>
        <w:rPr>
          <w:rFonts w:eastAsiaTheme="minorEastAsia"/>
          <w:lang w:val="en-US"/>
        </w:rPr>
        <w:t>Ta có thể mô tả 2 siêu phẳng ấy bằng phương trình:</w:t>
      </w:r>
    </w:p>
    <w:p w:rsidR="00E50B38" w:rsidRDefault="009317FD"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50B38" w:rsidRPr="00366C33" w:rsidRDefault="00E50B38" w:rsidP="00E50B38">
      <w:pPr>
        <w:rPr>
          <w:lang w:val="en-US"/>
        </w:rPr>
      </w:pPr>
      <w:proofErr w:type="gramStart"/>
      <w:r>
        <w:rPr>
          <w:rFonts w:eastAsiaTheme="minorEastAsia"/>
          <w:lang w:val="en-US"/>
        </w:rPr>
        <w:t>và</w:t>
      </w:r>
      <w:proofErr w:type="gramEnd"/>
      <w:r>
        <w:rPr>
          <w:rFonts w:eastAsiaTheme="minorEastAsia"/>
          <w:lang w:val="en-US"/>
        </w:rPr>
        <w:t xml:space="preserve">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B2747" w:rsidRDefault="00E50B38" w:rsidP="00EB2747">
      <w:pPr>
        <w:rPr>
          <w:rFonts w:eastAsiaTheme="minorEastAsia"/>
          <w:lang w:val="en-US"/>
        </w:rPr>
      </w:pPr>
      <w:r>
        <w:rPr>
          <w:lang w:val="en-US"/>
        </w:rPr>
        <w:t xml:space="preserve">Trong hình học giải tích, khoảng cách giữa 2 siêu phẳng trên </w:t>
      </w:r>
      <w:proofErr w:type="gramStart"/>
      <w:r>
        <w:rPr>
          <w:lang w:val="en-US"/>
        </w:rPr>
        <w:t xml:space="preserve">là </w:t>
      </w:r>
      <w:proofErr w:type="gramEnd"/>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w:t>
      </w:r>
      <w:proofErr w:type="gramStart"/>
      <w:r>
        <w:rPr>
          <w:rFonts w:eastAsiaTheme="minorEastAsia"/>
          <w:lang w:val="en-US"/>
        </w:rPr>
        <w:t xml:space="preserve">thiểu </w:t>
      </w:r>
      <w:proofErr w:type="gramEnd"/>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rsidR="00EB2747" w:rsidRDefault="009317FD"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w:t>
      </w:r>
      <w:proofErr w:type="gramStart"/>
      <w:r w:rsidR="00EB2747">
        <w:rPr>
          <w:rFonts w:eastAsiaTheme="minorEastAsia" w:cs="Tahoma"/>
          <w:lang w:val="en-US"/>
        </w:rPr>
        <w:t>nếu</w:t>
      </w:r>
      <w:proofErr w:type="gramEnd"/>
      <w:r w:rsidR="00EB2747">
        <w:rPr>
          <w:rFonts w:eastAsiaTheme="minorEastAsia" w:cs="Tahoma"/>
          <w:lang w:val="en-US"/>
        </w:rPr>
        <w:t xml:space="preserve">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rsidR="00EB2747" w:rsidRDefault="00EB2747" w:rsidP="00EB2747">
      <w:pPr>
        <w:jc w:val="left"/>
        <w:rPr>
          <w:rFonts w:eastAsiaTheme="minorEastAsia" w:cs="Tahoma"/>
          <w:lang w:val="en-US"/>
        </w:rPr>
      </w:pPr>
      <w:proofErr w:type="gramStart"/>
      <w:r>
        <w:rPr>
          <w:rFonts w:eastAsiaTheme="minorEastAsia" w:cs="Tahoma"/>
          <w:lang w:val="en-US"/>
        </w:rPr>
        <w:t>hoặc</w:t>
      </w:r>
      <w:proofErr w:type="gramEnd"/>
    </w:p>
    <w:p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w:t>
      </w:r>
      <w:proofErr w:type="gramStart"/>
      <w:r>
        <w:rPr>
          <w:rFonts w:eastAsiaTheme="minorEastAsia" w:cs="Tahoma"/>
          <w:lang w:val="en-US"/>
        </w:rPr>
        <w:t>nếu</w:t>
      </w:r>
      <w:proofErr w:type="gramEnd"/>
      <w:r>
        <w:rPr>
          <w:rFonts w:eastAsiaTheme="minorEastAsia" w:cs="Tahoma"/>
          <w:lang w:val="en-US"/>
        </w:rPr>
        <w:t xml:space="preserve">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rsidR="00EB2747" w:rsidRDefault="009317FD"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w:t>
      </w:r>
      <w:proofErr w:type="gramStart"/>
      <w:r w:rsidR="00EB2747">
        <w:rPr>
          <w:rFonts w:eastAsiaTheme="minorEastAsia" w:cs="Tahoma"/>
          <w:lang w:val="en-US"/>
        </w:rPr>
        <w:t>với</w:t>
      </w:r>
      <w:proofErr w:type="gramEnd"/>
      <w:r w:rsidR="00EB2747">
        <w:rPr>
          <w:rFonts w:eastAsiaTheme="minorEastAsia" w:cs="Tahoma"/>
          <w:lang w:val="en-US"/>
        </w:rPr>
        <w:t xml:space="preserve">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rsidR="00383716" w:rsidRDefault="00D061C2" w:rsidP="00383716">
      <w:pPr>
        <w:ind w:firstLine="0"/>
        <w:jc w:val="center"/>
        <w:rPr>
          <w:rFonts w:eastAsiaTheme="minorEastAsia" w:cs="Tahoma"/>
          <w:lang w:val="en-US"/>
        </w:rPr>
      </w:pPr>
      <w:r>
        <w:rPr>
          <w:rFonts w:eastAsiaTheme="minorEastAsia" w:cs="Tahoma"/>
          <w:lang w:val="en-US"/>
        </w:rPr>
        <w:t>“Tìm cực tiểu</w:t>
      </w:r>
      <w:r w:rsidR="00383716">
        <w:rPr>
          <w:rFonts w:eastAsiaTheme="minorEastAsia" w:cs="Tahoma"/>
          <w:lang w:val="en-US"/>
        </w:rPr>
        <w:t xml:space="preserve">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383716">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383716">
        <w:rPr>
          <w:rFonts w:eastAsiaTheme="minorEastAsia" w:cs="Tahoma"/>
          <w:lang w:val="en-US"/>
        </w:rPr>
        <w:t xml:space="preserve"> với </w:t>
      </w:r>
      <w:proofErr w:type="gramStart"/>
      <w:r w:rsidR="00383716">
        <w:rPr>
          <w:rFonts w:eastAsiaTheme="minorEastAsia" w:cs="Tahoma"/>
          <w:lang w:val="en-US"/>
        </w:rPr>
        <w:t xml:space="preserve">mọi </w:t>
      </w:r>
      <w:proofErr w:type="gramEnd"/>
      <m:oMath>
        <m:r>
          <m:rPr>
            <m:sty m:val="p"/>
          </m:rPr>
          <w:rPr>
            <w:rFonts w:ascii="Cambria Math" w:eastAsiaTheme="minorEastAsia" w:hAnsi="Cambria Math" w:cs="Tahoma"/>
            <w:lang w:val="en-US"/>
          </w:rPr>
          <m:t>1 ≤i≤n</m:t>
        </m:r>
      </m:oMath>
      <w:r w:rsidR="00383716">
        <w:rPr>
          <w:rFonts w:eastAsiaTheme="minorEastAsia" w:cs="Tahoma"/>
          <w:lang w:val="en-US"/>
        </w:rPr>
        <w:t>”</w:t>
      </w:r>
    </w:p>
    <w:p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w:t>
      </w:r>
      <w:proofErr w:type="gramStart"/>
      <w:r>
        <w:rPr>
          <w:rFonts w:eastAsiaTheme="minorEastAsia" w:cs="Tahoma"/>
          <w:lang w:val="en-US"/>
        </w:rPr>
        <w:t xml:space="preserve">loại </w:t>
      </w:r>
      <w:proofErr w:type="gramEnd"/>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rsidR="0013025B" w:rsidRDefault="0013025B" w:rsidP="00383716">
      <w:pPr>
        <w:ind w:firstLine="0"/>
        <w:rPr>
          <w:rFonts w:eastAsiaTheme="minorEastAsia" w:cs="Tahoma"/>
          <w:lang w:val="en-US"/>
        </w:rPr>
      </w:pPr>
    </w:p>
    <w:p w:rsidR="0013025B" w:rsidRDefault="0013025B" w:rsidP="00383716">
      <w:pPr>
        <w:ind w:firstLine="0"/>
        <w:rPr>
          <w:rFonts w:eastAsiaTheme="minorEastAsia" w:cs="Tahoma"/>
          <w:lang w:val="en-US"/>
        </w:rPr>
      </w:pPr>
    </w:p>
    <w:p w:rsidR="001151B2" w:rsidRDefault="009317FD" w:rsidP="001151B2">
      <w:pPr>
        <w:ind w:firstLine="0"/>
        <w:jc w:val="center"/>
        <w:rPr>
          <w:rFonts w:eastAsiaTheme="minorEastAsia" w:cs="Tahoma"/>
          <w:lang w:val="en-US"/>
        </w:rPr>
      </w:pPr>
      <w:r>
        <w:rPr>
          <w:rFonts w:eastAsiaTheme="minorEastAsia" w:cs="Tahoma"/>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0pt">
            <v:imagedata r:id="rId9" o:title="Svm_max_sep_hyperplane_with_margin"/>
          </v:shape>
        </w:pict>
      </w:r>
    </w:p>
    <w:p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w:t>
      </w:r>
      <w:r w:rsidR="00D061C2">
        <w:rPr>
          <w:lang w:val="en-US"/>
        </w:rPr>
        <w:t>m trong</w:t>
      </w:r>
      <w:r w:rsidRPr="0013025B">
        <w:rPr>
          <w:lang w:val="en-US"/>
        </w:rPr>
        <w:t xml:space="preserve"> margin được gọi là support vectors</w:t>
      </w:r>
    </w:p>
    <w:p w:rsidR="001151B2" w:rsidRDefault="0013025B" w:rsidP="0013025B">
      <w:pPr>
        <w:pStyle w:val="Heading4"/>
        <w:rPr>
          <w:lang w:val="en-US"/>
        </w:rPr>
      </w:pPr>
      <w:bookmarkStart w:id="13" w:name="_Toc455137826"/>
      <w:r>
        <w:rPr>
          <w:lang w:val="en-US"/>
        </w:rPr>
        <w:t>Soft-margin</w:t>
      </w:r>
      <w:bookmarkEnd w:id="13"/>
    </w:p>
    <w:p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rsidR="00B607FA" w:rsidRPr="00A42F1D" w:rsidRDefault="00A42F1D" w:rsidP="00B607FA">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rsidR="00BB55AF" w:rsidRPr="00BB55AF" w:rsidRDefault="009317FD"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rsidR="00BB55AF" w:rsidRDefault="00BB55AF" w:rsidP="0013025B">
      <w:proofErr w:type="gramStart"/>
      <w:r>
        <w:rPr>
          <w:rFonts w:eastAsiaTheme="minorEastAsia"/>
          <w:lang w:val="en-US"/>
        </w:rPr>
        <w:t>với</w:t>
      </w:r>
      <w:proofErr w:type="gramEnd"/>
      <w:r>
        <w:rPr>
          <w:rFonts w:eastAsiaTheme="minorEastAsia"/>
          <w:lang w:val="en-US"/>
        </w:rPr>
        <w:t xml:space="preserve">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rsidR="00B607FA" w:rsidRPr="00B607FA" w:rsidRDefault="00B607FA" w:rsidP="0013025B">
      <w:pPr>
        <w:rPr>
          <w:lang w:val="en-US"/>
        </w:rPr>
      </w:pPr>
      <w:r>
        <w:rPr>
          <w:lang w:val="en-US"/>
        </w:rPr>
        <w:t>Hay nói khác hơn là soft-margin cho phép có một vài điểm data được gán sai nhãn.</w:t>
      </w:r>
    </w:p>
    <w:p w:rsidR="0030138A" w:rsidRDefault="0030138A" w:rsidP="0030138A">
      <w:pPr>
        <w:pStyle w:val="Heading3"/>
        <w:rPr>
          <w:lang w:val="en-US"/>
        </w:rPr>
      </w:pPr>
      <w:bookmarkStart w:id="14" w:name="_Toc455137827"/>
      <w:r>
        <w:rPr>
          <w:lang w:val="en-US"/>
        </w:rPr>
        <w:lastRenderedPageBreak/>
        <w:t>Kernel method</w:t>
      </w:r>
      <w:bookmarkEnd w:id="14"/>
    </w:p>
    <w:p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rsidR="00046DAE" w:rsidRPr="00046DAE" w:rsidRDefault="00046DAE" w:rsidP="00046DAE">
      <w:pPr>
        <w:ind w:firstLine="0"/>
        <w:jc w:val="center"/>
        <w:rPr>
          <w:noProof/>
          <w:lang w:eastAsia="ja-JP"/>
        </w:rPr>
      </w:pPr>
      <w:r w:rsidRPr="00390A8B">
        <w:rPr>
          <w:noProof/>
          <w:lang w:val="en-US"/>
        </w:rPr>
        <w:drawing>
          <wp:inline distT="0" distB="0" distL="0" distR="0" wp14:anchorId="261F9599" wp14:editId="24BACEDF">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rPr>
        <w:drawing>
          <wp:inline distT="0" distB="0" distL="0" distR="0" wp14:anchorId="2D9F1502" wp14:editId="4AF5B8F4">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rsidR="00046DAE" w:rsidRDefault="00773D77" w:rsidP="00046DAE">
      <w:pPr>
        <w:pStyle w:val="Heading4"/>
      </w:pPr>
      <w:bookmarkStart w:id="15" w:name="_Toc455137828"/>
      <w:r>
        <w:t>Định nghĩa</w:t>
      </w:r>
      <w:bookmarkEnd w:id="15"/>
    </w:p>
    <w:p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rsidR="00E7610E" w:rsidRPr="00E7610E" w:rsidRDefault="00E7610E" w:rsidP="00773D77">
      <w:pPr>
        <w:rPr>
          <w:rFonts w:eastAsiaTheme="minorEastAsia" w:cs="Times New Roman"/>
        </w:rPr>
      </w:pPr>
      <m:oMathPara>
        <m:oMath>
          <m:r>
            <w:rPr>
              <w:rFonts w:ascii="Cambria Math" w:hAnsi="Cambria Math"/>
            </w:rPr>
            <w:lastRenderedPageBreak/>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rsidR="00E7610E" w:rsidRDefault="00E7610E" w:rsidP="00756BBA">
      <w:r>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rsidR="00756BBA" w:rsidRDefault="00082EBC" w:rsidP="00E769F3">
      <w:pPr>
        <w:pStyle w:val="Heading4"/>
      </w:pPr>
      <w:bookmarkStart w:id="16" w:name="_Toc455137829"/>
      <w:r>
        <w:t>Điều kiện Mercer</w:t>
      </w:r>
      <w:bookmarkEnd w:id="16"/>
    </w:p>
    <w:p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rsidR="00FF720D" w:rsidRPr="00EB555A" w:rsidRDefault="009317FD"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rsidR="00EB555A" w:rsidRDefault="00EB555A" w:rsidP="00EB555A">
      <w:pPr>
        <w:pStyle w:val="Heading4"/>
      </w:pPr>
      <w:bookmarkStart w:id="17" w:name="_Toc455137830"/>
      <w:r>
        <w:t>Radial basis function (RBF)</w:t>
      </w:r>
      <w:bookmarkEnd w:id="17"/>
    </w:p>
    <w:p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w:t>
      </w:r>
      <w:r w:rsidR="00303699">
        <w:rPr>
          <w:rFonts w:eastAsiaTheme="minorEastAsia"/>
        </w:rPr>
        <w:lastRenderedPageBreak/>
        <w:t>nhưng chưa chắc hiệu quả và ngược lại. Còn với thông số C tradeoff giữa việc phân loại nhầm giữa các sample và độ phức tạp của hàm kernel. C thấp sẽ cho kernel với độ phức tạp thấp trong khi C cao dễ dẫn đến hiện tượng overfit.</w:t>
      </w:r>
    </w:p>
    <w:p w:rsidR="00842871" w:rsidRDefault="00842871" w:rsidP="00842871">
      <w:pPr>
        <w:pStyle w:val="Heading2"/>
      </w:pPr>
      <w:bookmarkStart w:id="18" w:name="_Toc455137831"/>
      <w:r>
        <w:t>Multi-class SVM</w:t>
      </w:r>
      <w:bookmarkEnd w:id="18"/>
    </w:p>
    <w:p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rsidR="001A3BFF" w:rsidRDefault="001A3BFF" w:rsidP="001A3BFF">
      <w:pPr>
        <w:pStyle w:val="Heading3"/>
      </w:pPr>
      <w:bookmarkStart w:id="19" w:name="_Toc455137832"/>
      <w:r>
        <w:t>One-versus-all</w:t>
      </w:r>
      <w:bookmarkEnd w:id="19"/>
    </w:p>
    <w:p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rsidR="006934CA" w:rsidRDefault="006934CA" w:rsidP="006934CA">
      <w:pPr>
        <w:pStyle w:val="Heading3"/>
      </w:pPr>
      <w:bookmarkStart w:id="20" w:name="_Toc455137833"/>
      <w:r>
        <w:t>One-versus-one</w:t>
      </w:r>
      <w:bookmarkEnd w:id="20"/>
    </w:p>
    <w:p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rsidTr="00184594">
        <w:trPr>
          <w:jc w:val="center"/>
        </w:trPr>
        <w:tc>
          <w:tcPr>
            <w:tcW w:w="2925" w:type="dxa"/>
            <w:vAlign w:val="center"/>
          </w:tcPr>
          <w:p w:rsidR="00184594" w:rsidRDefault="00184594" w:rsidP="00184594">
            <w:pPr>
              <w:spacing w:after="0"/>
              <w:ind w:firstLine="0"/>
              <w:jc w:val="center"/>
            </w:pPr>
          </w:p>
        </w:tc>
        <w:tc>
          <w:tcPr>
            <w:tcW w:w="0" w:type="auto"/>
            <w:vAlign w:val="center"/>
          </w:tcPr>
          <w:p w:rsidR="00184594" w:rsidRDefault="00184594" w:rsidP="00184594">
            <w:pPr>
              <w:spacing w:after="0"/>
              <w:ind w:firstLine="0"/>
              <w:jc w:val="center"/>
            </w:pPr>
            <w:r>
              <w:t>Training</w:t>
            </w:r>
          </w:p>
        </w:tc>
        <w:tc>
          <w:tcPr>
            <w:tcW w:w="2926" w:type="dxa"/>
            <w:vAlign w:val="center"/>
          </w:tcPr>
          <w:p w:rsidR="00184594" w:rsidRDefault="00184594" w:rsidP="00184594">
            <w:pPr>
              <w:spacing w:after="0"/>
              <w:ind w:firstLine="0"/>
              <w:jc w:val="center"/>
            </w:pPr>
            <w:r>
              <w:t>Testing</w:t>
            </w:r>
          </w:p>
        </w:tc>
      </w:tr>
      <w:tr w:rsidR="00184594" w:rsidTr="00184594">
        <w:trPr>
          <w:jc w:val="center"/>
        </w:trPr>
        <w:tc>
          <w:tcPr>
            <w:tcW w:w="2925" w:type="dxa"/>
            <w:vAlign w:val="center"/>
          </w:tcPr>
          <w:p w:rsidR="00184594" w:rsidRDefault="00184594" w:rsidP="00184594">
            <w:pPr>
              <w:spacing w:after="0"/>
              <w:ind w:firstLine="0"/>
              <w:jc w:val="center"/>
            </w:pPr>
            <w:r>
              <w:t>OVA</w:t>
            </w:r>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rsidTr="00184594">
        <w:trPr>
          <w:jc w:val="center"/>
        </w:trPr>
        <w:tc>
          <w:tcPr>
            <w:tcW w:w="2925" w:type="dxa"/>
            <w:vAlign w:val="center"/>
          </w:tcPr>
          <w:p w:rsidR="00184594" w:rsidRDefault="00184594" w:rsidP="00184594">
            <w:pPr>
              <w:spacing w:after="0"/>
              <w:ind w:firstLine="0"/>
              <w:jc w:val="center"/>
            </w:pPr>
            <w:r>
              <w:t>OVO</w:t>
            </w:r>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rsidR="00A77ED0" w:rsidRPr="00A77ED0" w:rsidRDefault="00A77ED0" w:rsidP="006934CA"/>
    <w:p w:rsidR="0030138A" w:rsidRDefault="0030138A" w:rsidP="00F90573">
      <w:pPr>
        <w:pStyle w:val="Heading2"/>
      </w:pPr>
      <w:bookmarkStart w:id="21" w:name="_Toc455137834"/>
      <w:r w:rsidRPr="00390A8B">
        <w:t>Cải tiến model</w:t>
      </w:r>
      <w:bookmarkEnd w:id="21"/>
    </w:p>
    <w:p w:rsidR="00115AE3" w:rsidRPr="00115AE3" w:rsidRDefault="00115AE3" w:rsidP="00115AE3">
      <w:pPr>
        <w:pStyle w:val="Heading3"/>
      </w:pPr>
      <w:bookmarkStart w:id="22" w:name="_Toc455137835"/>
      <w:r>
        <w:rPr>
          <w:lang w:val="en-US"/>
        </w:rPr>
        <w:t>Tối ưu hóa các tham số</w:t>
      </w:r>
      <w:bookmarkEnd w:id="22"/>
    </w:p>
    <w:p w:rsidR="00303699" w:rsidRDefault="00303699" w:rsidP="00303699">
      <w:r>
        <w:t>Như đã đề cập ở trên, vấn đề mới nảy sinh chính là tìm cặp (gamma,C) sao cho model thu được là tốt nhất. Ta sử dụng kĩ thuật k-fold cross-validation.</w:t>
      </w:r>
    </w:p>
    <w:p w:rsidR="00FB5442" w:rsidRDefault="00303699" w:rsidP="00115AE3">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rsidR="00115AE3" w:rsidRDefault="00115AE3" w:rsidP="00115AE3">
      <w:pPr>
        <w:pStyle w:val="Heading3"/>
        <w:rPr>
          <w:lang w:val="en-US"/>
        </w:rPr>
      </w:pPr>
      <w:bookmarkStart w:id="23" w:name="_Toc455137836"/>
      <w:r>
        <w:rPr>
          <w:lang w:val="en-US"/>
        </w:rPr>
        <w:t>Giảm chiều thuộc tính</w:t>
      </w:r>
      <w:bookmarkEnd w:id="23"/>
    </w:p>
    <w:p w:rsidR="00115AE3" w:rsidRDefault="00115AE3" w:rsidP="00115AE3">
      <w:pPr>
        <w:rPr>
          <w:lang w:val="en-US"/>
        </w:rPr>
      </w:pPr>
    </w:p>
    <w:p w:rsidR="00115AE3" w:rsidRPr="00115AE3" w:rsidRDefault="00115AE3" w:rsidP="00115AE3">
      <w:pPr>
        <w:rPr>
          <w:lang w:val="en-US"/>
        </w:rPr>
        <w:sectPr w:rsidR="00115AE3" w:rsidRPr="00115AE3" w:rsidSect="007F4B40">
          <w:pgSz w:w="11906" w:h="16838"/>
          <w:pgMar w:top="1701" w:right="1134" w:bottom="1985" w:left="1985" w:header="708" w:footer="708" w:gutter="0"/>
          <w:cols w:space="708"/>
          <w:docGrid w:linePitch="360"/>
        </w:sectPr>
      </w:pPr>
      <w:r>
        <w:rPr>
          <w:lang w:val="en-US"/>
        </w:rPr>
        <w:lastRenderedPageBreak/>
        <w:t>Bên cạnh việc tăng độ chính xác của thuật toán học ta</w:t>
      </w:r>
      <w:del w:id="24" w:author="User-Admin" w:date="2016-07-01T20:14:00Z">
        <w:r w:rsidDel="009317FD">
          <w:rPr>
            <w:lang w:val="en-US"/>
          </w:rPr>
          <w:delText xml:space="preserve"> cũng cần</w:delText>
        </w:r>
      </w:del>
      <w:r>
        <w:rPr>
          <w:lang w:val="en-US"/>
        </w:rPr>
        <w:t xml:space="preserve"> xem xét đến việc tối ưu tốc độ</w:t>
      </w:r>
      <w:r w:rsidR="00E23241">
        <w:rPr>
          <w:lang w:val="en-US"/>
        </w:rPr>
        <w:t xml:space="preserve"> xử lý của ứng dụng</w:t>
      </w:r>
      <w:ins w:id="25" w:author="User-Admin" w:date="2016-07-01T20:14:00Z">
        <w:r w:rsidR="009317FD">
          <w:rPr>
            <w:lang w:val="en-US"/>
          </w:rPr>
          <w:t xml:space="preserve"> nhằm tăng hiệu quả</w:t>
        </w:r>
      </w:ins>
      <w:bookmarkStart w:id="26" w:name="_GoBack"/>
      <w:bookmarkEnd w:id="26"/>
      <w:r w:rsidR="00E23241">
        <w:rPr>
          <w:lang w:val="en-US"/>
        </w:rPr>
        <w:t>. Một trong những phương pháp chính đó là giảm đi số lượng thuộc tính ít ảnh hưởng đến việc phân loại và dự đoán của ứng dụng.</w:t>
      </w:r>
    </w:p>
    <w:p w:rsidR="00FB5442" w:rsidRPr="00390A8B" w:rsidRDefault="003B6750" w:rsidP="00FB5442">
      <w:pPr>
        <w:pStyle w:val="Heading1"/>
        <w:rPr>
          <w:lang w:val="vi-VN"/>
        </w:rPr>
      </w:pPr>
      <w:bookmarkStart w:id="27" w:name="_Toc455137837"/>
      <w:r>
        <w:rPr>
          <w:lang w:val="vi-VN"/>
        </w:rPr>
        <w:lastRenderedPageBreak/>
        <w:t>[inf]</w:t>
      </w:r>
      <w:bookmarkEnd w:id="27"/>
    </w:p>
    <w:p w:rsidR="00E676EF" w:rsidRDefault="008F6E01" w:rsidP="00E676EF">
      <w:pPr>
        <w:pStyle w:val="Heading2"/>
      </w:pPr>
      <w:bookmarkStart w:id="28" w:name="_Toc455137838"/>
      <w:r>
        <w:t>Giới thiệu về ứng dụng</w:t>
      </w:r>
      <w:bookmarkEnd w:id="28"/>
    </w:p>
    <w:p w:rsidR="003B6750" w:rsidRDefault="008F6E01" w:rsidP="003B6750">
      <w:r>
        <w:rPr>
          <w:i/>
        </w:rPr>
        <w:t>EMO</w:t>
      </w:r>
      <w:r>
        <w:t xml:space="preserve"> là một ứng dụng chạy trên hệ điều hành Ubuntu</w:t>
      </w:r>
      <w:r w:rsidR="003B6750">
        <w:t xml:space="preserve">. Được lập trình trên nền C++, ứng dụng </w:t>
      </w:r>
      <w:r w:rsidR="003B6750">
        <w:rPr>
          <w:i/>
        </w:rPr>
        <w:t xml:space="preserve">EMO </w:t>
      </w:r>
      <w:r w:rsidR="003B6750">
        <w:t xml:space="preserve">đảm bảo việc xử lý webcam real-time diễn ra với độ trễ thấp. Các tính năng của ứng dụng </w:t>
      </w:r>
      <w:r w:rsidR="003B6750">
        <w:rPr>
          <w:i/>
        </w:rPr>
        <w:t>EMO</w:t>
      </w:r>
      <w:r w:rsidR="003B6750">
        <w:t xml:space="preserve"> bao gồm nhận diện cảm xúc và ghi hình.</w:t>
      </w:r>
    </w:p>
    <w:p w:rsidR="003B6750" w:rsidRDefault="003B6750" w:rsidP="003B6750">
      <w:pPr>
        <w:pStyle w:val="Heading3"/>
      </w:pPr>
      <w:bookmarkStart w:id="29" w:name="_Toc455137839"/>
      <w:r>
        <w:t>Tính năng nhận diện cảm xúc</w:t>
      </w:r>
      <w:bookmarkEnd w:id="29"/>
    </w:p>
    <w:p w:rsidR="003B6750" w:rsidRDefault="003B6750" w:rsidP="003B6750">
      <w:r>
        <w:t>Đây là tính năng chính của ứng dụng. Nhóm giới hạn lại ứng dụng chỉ nhận diện cảm xúc của 1 frontal face nhận diện được, kết quả nhận diện sẽ được overlay bên góc trái của cửa sổ thể hiện.</w:t>
      </w:r>
    </w:p>
    <w:p w:rsidR="003B6750" w:rsidRDefault="003B6750" w:rsidP="003B6750">
      <w:pPr>
        <w:pStyle w:val="Heading3"/>
      </w:pPr>
      <w:bookmarkStart w:id="30" w:name="_Toc455137840"/>
      <w:r>
        <w:t>Tính năng ghi hình</w:t>
      </w:r>
      <w:bookmarkEnd w:id="30"/>
    </w:p>
    <w:p w:rsidR="00E676EF" w:rsidRDefault="003B6750" w:rsidP="003B6750">
      <w:r>
        <w:t>Nhóm thêm tính năng này nhằm mục đích thu thập dữ liệu cho việc huấn luyện mô hình học. Dữ liệu được thu trực tiếp từ webcam của laptop và ghi lại các frame ảnh dạng JPEG.</w:t>
      </w:r>
    </w:p>
    <w:p w:rsidR="00E676EF" w:rsidRDefault="00E676EF" w:rsidP="00E676EF">
      <w:pPr>
        <w:pStyle w:val="Heading2"/>
      </w:pPr>
      <w:bookmarkStart w:id="31" w:name="_Toc455137841"/>
      <w:r>
        <w:t>Thư viện sử dụng</w:t>
      </w:r>
      <w:bookmarkEnd w:id="31"/>
    </w:p>
    <w:p w:rsidR="00E676EF" w:rsidRDefault="00E676EF" w:rsidP="00E676EF">
      <w:pPr>
        <w:pStyle w:val="Heading3"/>
      </w:pPr>
      <w:bookmarkStart w:id="32" w:name="_Toc455137842"/>
      <w:r>
        <w:t>Thư viện dlib</w:t>
      </w:r>
      <w:bookmarkEnd w:id="32"/>
    </w:p>
    <w:p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r w:rsidR="003B6750">
        <w:t xml:space="preserve"> Bên cạnh đó dlib cũng có wrapper cho ngôn ngữ Python, 1 ngôn ngữ rất dễ dùng và tiện lợi.</w:t>
      </w:r>
    </w:p>
    <w:p w:rsidR="00E676EF" w:rsidRDefault="00E676EF" w:rsidP="00E676EF">
      <w:pPr>
        <w:pStyle w:val="Heading3"/>
      </w:pPr>
      <w:r>
        <w:t xml:space="preserve"> </w:t>
      </w:r>
      <w:bookmarkStart w:id="33" w:name="_Toc455137843"/>
      <w:r>
        <w:t>Thư viện libSVM</w:t>
      </w:r>
      <w:bookmarkEnd w:id="33"/>
    </w:p>
    <w:p w:rsidR="00307763" w:rsidRDefault="009B5F97" w:rsidP="00307763">
      <w:pPr>
        <w:rPr>
          <w:rFonts w:cs="Times New Roman"/>
        </w:rPr>
      </w:pPr>
      <w:r>
        <w:t xml:space="preserve">Thư viện libSVM cũng là 1 thư viện mở rất phổ biến được phát triển trên nền C++ và port sang các ngôn ngữ khác. Vì khả năng cross-platform của libSVM nên </w:t>
      </w:r>
      <w:r>
        <w:lastRenderedPageBreak/>
        <w:t>nhóm chọn sử dụng thư viện này để hỗ trợ cho việc training model thuận tiện hơn</w:t>
      </w:r>
      <w:r w:rsidR="00C51ACD">
        <w:t>.</w:t>
      </w:r>
      <w:r w:rsidR="00307763" w:rsidRPr="00307763">
        <w:rPr>
          <w:rFonts w:cs="Times New Roman"/>
        </w:rPr>
        <w:t xml:space="preserve"> </w:t>
      </w:r>
      <w:r w:rsidR="003B6750">
        <w:rPr>
          <w:rFonts w:cs="Times New Roman"/>
        </w:rPr>
        <w:t>Quá trình huấn luyện sẽ được tiến hành bằng Python.</w:t>
      </w:r>
    </w:p>
    <w:p w:rsidR="00FB5442" w:rsidRDefault="00E14919" w:rsidP="00307763">
      <w:pPr>
        <w:pStyle w:val="Heading2"/>
        <w:rPr>
          <w:lang w:val="en-US"/>
        </w:rPr>
      </w:pPr>
      <w:bookmarkStart w:id="34" w:name="_Toc455137844"/>
      <w:r>
        <w:rPr>
          <w:lang w:val="en-US"/>
        </w:rPr>
        <w:t>Thu thập dữ liệu</w:t>
      </w:r>
      <w:bookmarkEnd w:id="34"/>
    </w:p>
    <w:p w:rsidR="004B445A" w:rsidRDefault="004B445A" w:rsidP="00E14919">
      <w:pPr>
        <w:rPr>
          <w:lang w:val="en-US"/>
        </w:rPr>
      </w:pPr>
      <w:r>
        <w:rPr>
          <w:lang w:val="en-US"/>
        </w:rPr>
        <w:t xml:space="preserve">Dữ liệu nhóm </w:t>
      </w:r>
      <w:proofErr w:type="gramStart"/>
      <w:r>
        <w:rPr>
          <w:lang w:val="en-US"/>
        </w:rPr>
        <w:t>thu</w:t>
      </w:r>
      <w:proofErr w:type="gramEnd"/>
      <w:r>
        <w:rPr>
          <w:lang w:val="en-US"/>
        </w:rPr>
        <w:t xml:space="preserve">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rsidR="00285E41" w:rsidRDefault="004B445A" w:rsidP="00285E41">
      <w:pPr>
        <w:pStyle w:val="Heading2"/>
        <w:rPr>
          <w:lang w:val="en-US"/>
        </w:rPr>
      </w:pPr>
      <w:bookmarkStart w:id="35" w:name="_Toc455137845"/>
      <w:r>
        <w:rPr>
          <w:lang w:val="en-US"/>
        </w:rPr>
        <w:t>Tiền xử lý dữ liệu</w:t>
      </w:r>
      <w:bookmarkEnd w:id="35"/>
    </w:p>
    <w:p w:rsidR="00285E41" w:rsidRPr="00285E41" w:rsidRDefault="00285E41" w:rsidP="00285E41">
      <w:pPr>
        <w:pStyle w:val="Heading3"/>
        <w:rPr>
          <w:lang w:val="en-US"/>
        </w:rPr>
      </w:pPr>
      <w:bookmarkStart w:id="36" w:name="_Toc455137846"/>
      <w:r>
        <w:rPr>
          <w:lang w:val="en-US"/>
        </w:rPr>
        <w:t>Tiền xử lý</w:t>
      </w:r>
      <w:bookmarkEnd w:id="36"/>
    </w:p>
    <w:p w:rsidR="004B445A" w:rsidRDefault="004B445A" w:rsidP="004B445A">
      <w:pPr>
        <w:rPr>
          <w:lang w:val="en-US"/>
        </w:rPr>
      </w:pPr>
      <w:r>
        <w:rPr>
          <w:lang w:val="en-US"/>
        </w:rPr>
        <w:t xml:space="preserve">Nhóm sử dụng thuật toán xác định facial landmark của </w:t>
      </w:r>
      <w:proofErr w:type="gramStart"/>
      <w:r>
        <w:rPr>
          <w:lang w:val="en-US"/>
        </w:rPr>
        <w:t>thư</w:t>
      </w:r>
      <w:proofErr w:type="gramEnd"/>
      <w:r>
        <w:rPr>
          <w:lang w:val="en-US"/>
        </w:rPr>
        <w:t xml:space="preserve"> viện dlib để thu được vị trí của 68 điểm facial landmark có dạng như sau:</w:t>
      </w:r>
    </w:p>
    <w:p w:rsidR="004B445A" w:rsidRDefault="004B445A" w:rsidP="00D37441">
      <w:pPr>
        <w:ind w:firstLine="284"/>
        <w:jc w:val="center"/>
        <w:rPr>
          <w:lang w:val="en-US"/>
        </w:rPr>
      </w:pPr>
      <w:r>
        <w:rPr>
          <w:noProof/>
          <w:lang w:val="en-US"/>
        </w:rPr>
        <w:drawing>
          <wp:inline distT="0" distB="0" distL="0" distR="0">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rsidR="004B445A" w:rsidRDefault="004B445A" w:rsidP="004B445A">
      <w:r>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rsidR="00D37441" w:rsidRDefault="00D37441" w:rsidP="00D37441">
      <w:pPr>
        <w:ind w:firstLine="0"/>
        <w:jc w:val="center"/>
      </w:pPr>
      <w:r>
        <w:rPr>
          <w:noProof/>
          <w:lang w:val="en-US"/>
        </w:rPr>
        <w:lastRenderedPageBreak/>
        <w:drawing>
          <wp:inline distT="0" distB="0" distL="0" distR="0">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rsidR="00D37441" w:rsidRDefault="00D37441" w:rsidP="00D37441">
      <w:pPr>
        <w:pStyle w:val="FigureTable"/>
        <w:jc w:val="center"/>
      </w:pPr>
      <w:r>
        <w:rPr>
          <w:b/>
        </w:rPr>
        <w:t xml:space="preserve">Hình 3.2 </w:t>
      </w:r>
      <w:r>
        <w:t xml:space="preserve">Quá trình tiền xử lý </w:t>
      </w:r>
      <w:r w:rsidR="004A5B11">
        <w:t>ảnh</w:t>
      </w:r>
    </w:p>
    <w:p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rsidR="004A5B11" w:rsidRDefault="004A5B11" w:rsidP="004A5B11">
      <w:pPr>
        <w:ind w:firstLine="0"/>
      </w:pPr>
      <w:r>
        <w:rPr>
          <w:noProof/>
          <w:lang w:val="en-US"/>
        </w:rPr>
        <w:drawing>
          <wp:inline distT="0" distB="0" distL="0" distR="0">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4A5B11" w:rsidRDefault="004A5B11" w:rsidP="004A5B11">
      <w:pPr>
        <w:pStyle w:val="FigureTable"/>
        <w:jc w:val="center"/>
      </w:pPr>
      <w:r>
        <w:rPr>
          <w:b/>
        </w:rPr>
        <w:t>Hình 3.3</w:t>
      </w:r>
      <w:r>
        <w:rPr>
          <w:b/>
          <w:i w:val="0"/>
        </w:rPr>
        <w:t xml:space="preserve"> </w:t>
      </w:r>
      <w:r w:rsidRPr="004A5B11">
        <w:t>Quá trình tiền xử lý dữ liệu</w:t>
      </w:r>
    </w:p>
    <w:p w:rsidR="006723D5" w:rsidRDefault="00285E41" w:rsidP="00285E41">
      <w:pPr>
        <w:pStyle w:val="Heading3"/>
        <w:rPr>
          <w:lang w:val="en-US"/>
        </w:rPr>
      </w:pPr>
      <w:bookmarkStart w:id="37" w:name="_Toc455137847"/>
      <w:r>
        <w:rPr>
          <w:lang w:val="en-US"/>
        </w:rPr>
        <w:t>Trích xuất thuộc tính</w:t>
      </w:r>
      <w:bookmarkEnd w:id="37"/>
    </w:p>
    <w:p w:rsidR="006723D5" w:rsidRDefault="006723D5" w:rsidP="006723D5">
      <w:pPr>
        <w:pStyle w:val="FigureTable"/>
        <w:ind w:left="0" w:firstLine="540"/>
        <w:rPr>
          <w:i w:val="0"/>
          <w:lang w:val="en-US"/>
        </w:rPr>
      </w:pPr>
      <w:r>
        <w:rPr>
          <w:i w:val="0"/>
          <w:lang w:val="en-US"/>
        </w:rPr>
        <w:t>Ở đây chúng em dựa trên paper [</w:t>
      </w:r>
      <w:r w:rsidRPr="006723D5">
        <w:rPr>
          <w:i w:val="0"/>
          <w:color w:val="FF0000"/>
          <w:lang w:val="en-US"/>
        </w:rPr>
        <w:t>Novel Method…</w:t>
      </w:r>
      <w:r>
        <w:rPr>
          <w:i w:val="0"/>
          <w:lang w:val="en-US"/>
        </w:rPr>
        <w:t>] để tính toán các thuộc tính có sẵn và sau đó phát triển thêm các thuộc tính khác nữa nhằm mục đích so sánh độ chính xác của thuật toán học.</w:t>
      </w:r>
    </w:p>
    <w:p w:rsidR="006723D5" w:rsidRDefault="006723D5" w:rsidP="006723D5">
      <w:pPr>
        <w:pStyle w:val="FigureTable"/>
        <w:ind w:left="0" w:firstLine="540"/>
        <w:rPr>
          <w:i w:val="0"/>
          <w:lang w:val="en-US"/>
        </w:rPr>
      </w:pPr>
      <w:r>
        <w:rPr>
          <w:i w:val="0"/>
          <w:lang w:val="en-US"/>
        </w:rPr>
        <w:t>Bên cạnh 26 thuộc tính có sẵn trong paper, nhóm tụi em phát triển thêm 79 thuộc tính khác cũng dự</w:t>
      </w:r>
      <w:r w:rsidR="00285E41">
        <w:rPr>
          <w:i w:val="0"/>
          <w:lang w:val="en-US"/>
        </w:rPr>
        <w:t xml:space="preserve">a trên các 68 landmark </w:t>
      </w:r>
      <w:proofErr w:type="gramStart"/>
      <w:r w:rsidR="00285E41">
        <w:rPr>
          <w:i w:val="0"/>
          <w:lang w:val="en-US"/>
        </w:rPr>
        <w:t>thu</w:t>
      </w:r>
      <w:proofErr w:type="gramEnd"/>
      <w:r w:rsidR="00285E41">
        <w:rPr>
          <w:i w:val="0"/>
          <w:lang w:val="en-US"/>
        </w:rPr>
        <w:t xml:space="preserve"> được bên trên. Chi tiết 79 thuộc tính gồm:</w:t>
      </w:r>
    </w:p>
    <w:p w:rsidR="005236C7" w:rsidRDefault="005236C7" w:rsidP="005236C7">
      <w:pPr>
        <w:pStyle w:val="FigureTable"/>
        <w:ind w:left="0" w:firstLine="540"/>
        <w:rPr>
          <w:i w:val="0"/>
          <w:lang w:val="en-US"/>
        </w:rPr>
      </w:pPr>
      <w:r>
        <w:rPr>
          <w:i w:val="0"/>
          <w:lang w:val="en-US"/>
        </w:rPr>
        <w:t>-3 thuộc tính độ mở của miệng và 2 mắt</w:t>
      </w:r>
    </w:p>
    <w:p w:rsidR="005236C7" w:rsidRDefault="005236C7" w:rsidP="005236C7">
      <w:pPr>
        <w:pStyle w:val="FigureTable"/>
        <w:ind w:left="0" w:firstLine="540"/>
        <w:rPr>
          <w:i w:val="0"/>
          <w:lang w:val="en-US"/>
        </w:rPr>
      </w:pPr>
      <w:r>
        <w:rPr>
          <w:i w:val="0"/>
          <w:lang w:val="en-US"/>
        </w:rPr>
        <w:t>-18 thuộc tính về khoảng cách và góc của lần lượt các điểm thuộc ½ mặt bên phải đến điểm mép bờ môi phải</w:t>
      </w:r>
    </w:p>
    <w:p w:rsidR="005236C7" w:rsidRDefault="005236C7" w:rsidP="005236C7">
      <w:pPr>
        <w:pStyle w:val="FigureTable"/>
        <w:ind w:left="0" w:firstLine="540"/>
        <w:rPr>
          <w:i w:val="0"/>
          <w:lang w:val="en-US"/>
        </w:rPr>
      </w:pPr>
      <w:r>
        <w:rPr>
          <w:i w:val="0"/>
          <w:lang w:val="en-US"/>
        </w:rPr>
        <w:t>-18 thuộc tính về khoảng cách và góc của lần lượt các điểm thuộc ½ mặt bên trái đến điểm mép bờ môi trái</w:t>
      </w:r>
    </w:p>
    <w:p w:rsidR="005236C7" w:rsidRPr="006723D5" w:rsidRDefault="005236C7" w:rsidP="005236C7">
      <w:pPr>
        <w:pStyle w:val="FigureTable"/>
        <w:ind w:left="0" w:firstLine="540"/>
        <w:rPr>
          <w:i w:val="0"/>
          <w:lang w:val="en-US"/>
        </w:rPr>
      </w:pPr>
      <w:r>
        <w:rPr>
          <w:i w:val="0"/>
          <w:lang w:val="en-US"/>
        </w:rPr>
        <w:t>-40 thuộc tính về khoảng cách và góc của tất cả các điểm trên môi đến giao điểm đã xác định trước.</w:t>
      </w:r>
    </w:p>
    <w:p w:rsidR="004A5B11" w:rsidRDefault="004A5B11" w:rsidP="004A5B11">
      <w:pPr>
        <w:pStyle w:val="Heading2"/>
      </w:pPr>
      <w:bookmarkStart w:id="38" w:name="_Toc455137848"/>
      <w:r>
        <w:lastRenderedPageBreak/>
        <w:t>Xây dựng SVM model</w:t>
      </w:r>
      <w:bookmarkEnd w:id="38"/>
    </w:p>
    <w:p w:rsidR="004A5B11" w:rsidRPr="004A5B11" w:rsidRDefault="004A5B11" w:rsidP="004A5B11">
      <w:r>
        <w:t>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[acc] với thông số (gamma, C) là [gamma,C].</w:t>
      </w:r>
    </w:p>
    <w:p w:rsidR="00AF196C" w:rsidRPr="004A5B11" w:rsidRDefault="00AF196C" w:rsidP="00AF196C">
      <w:pPr>
        <w:pStyle w:val="Heading2"/>
      </w:pPr>
      <w:bookmarkStart w:id="39" w:name="_Toc455137849"/>
      <w:r w:rsidRPr="004A5B11">
        <w:t>Kết quả thử nghiệm</w:t>
      </w:r>
      <w:bookmarkEnd w:id="39"/>
    </w:p>
    <w:p w:rsidR="00AF196C" w:rsidRPr="004A5B11" w:rsidRDefault="00AF196C" w:rsidP="00AF196C">
      <w:pPr>
        <w:sectPr w:rsidR="00AF196C" w:rsidRPr="004A5B11" w:rsidSect="007F4B40">
          <w:pgSz w:w="11906" w:h="16838"/>
          <w:pgMar w:top="1701" w:right="1134" w:bottom="1985" w:left="1985" w:header="708" w:footer="708" w:gutter="0"/>
          <w:cols w:space="708"/>
          <w:docGrid w:linePitch="360"/>
        </w:sectPr>
      </w:pPr>
    </w:p>
    <w:p w:rsidR="00AF196C" w:rsidRPr="004A5B11" w:rsidRDefault="00E676EF" w:rsidP="00E676EF">
      <w:pPr>
        <w:pStyle w:val="Heading1"/>
        <w:rPr>
          <w:lang w:val="vi-VN"/>
        </w:rPr>
      </w:pPr>
      <w:bookmarkStart w:id="40" w:name="_Toc455137850"/>
      <w:r w:rsidRPr="004A5B11">
        <w:rPr>
          <w:lang w:val="vi-VN"/>
        </w:rPr>
        <w:lastRenderedPageBreak/>
        <w:t>KẾT LUẬN</w:t>
      </w:r>
      <w:bookmarkEnd w:id="40"/>
    </w:p>
    <w:p w:rsidR="00B520EA" w:rsidRPr="004A5B11" w:rsidRDefault="00B520EA" w:rsidP="00B520EA">
      <w:pPr>
        <w:rPr>
          <w:rFonts w:cs="Times New Roman"/>
        </w:rPr>
      </w:pPr>
    </w:p>
    <w:p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rsidR="00B520EA" w:rsidRPr="004A5B11" w:rsidRDefault="00B520EA" w:rsidP="00B520EA">
      <w:pPr>
        <w:pStyle w:val="Title"/>
        <w:rPr>
          <w:rFonts w:cs="Times New Roman"/>
        </w:rPr>
      </w:pPr>
      <w:r w:rsidRPr="004A5B11">
        <w:rPr>
          <w:rFonts w:cs="Times New Roman"/>
        </w:rPr>
        <w:lastRenderedPageBreak/>
        <w:t>TÀI LIỆU THAM KHẢO</w:t>
      </w:r>
    </w:p>
    <w:p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FB8" w:rsidRDefault="00202FB8" w:rsidP="00C05CE5">
      <w:pPr>
        <w:spacing w:after="0" w:line="240" w:lineRule="auto"/>
      </w:pPr>
      <w:r>
        <w:separator/>
      </w:r>
    </w:p>
  </w:endnote>
  <w:endnote w:type="continuationSeparator" w:id="0">
    <w:p w:rsidR="00202FB8" w:rsidRDefault="00202FB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rsidR="009317FD" w:rsidRDefault="009317FD" w:rsidP="00C05CE5">
        <w:pPr>
          <w:pStyle w:val="Footer"/>
          <w:pBdr>
            <w:top w:val="double" w:sz="4" w:space="1" w:color="auto"/>
          </w:pBdr>
          <w:jc w:val="center"/>
        </w:pPr>
        <w:r>
          <w:fldChar w:fldCharType="begin"/>
        </w:r>
        <w:r>
          <w:instrText xml:space="preserve"> PAGE   \* MERGEFORMAT </w:instrText>
        </w:r>
        <w:r>
          <w:fldChar w:fldCharType="separate"/>
        </w:r>
        <w:r w:rsidR="00543F9F">
          <w:rPr>
            <w:noProof/>
          </w:rPr>
          <w:t>16</w:t>
        </w:r>
        <w:r>
          <w:rPr>
            <w:noProof/>
          </w:rPr>
          <w:fldChar w:fldCharType="end"/>
        </w:r>
      </w:p>
    </w:sdtContent>
  </w:sdt>
  <w:p w:rsidR="009317FD" w:rsidRPr="00C05CE5" w:rsidRDefault="009317F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FB8" w:rsidRDefault="00202FB8" w:rsidP="00C05CE5">
      <w:pPr>
        <w:spacing w:after="0" w:line="240" w:lineRule="auto"/>
      </w:pPr>
      <w:r>
        <w:separator/>
      </w:r>
    </w:p>
  </w:footnote>
  <w:footnote w:type="continuationSeparator" w:id="0">
    <w:p w:rsidR="00202FB8" w:rsidRDefault="00202FB8"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Admin">
    <w15:presenceInfo w15:providerId="None" w15:userId="User-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F95"/>
    <w:rsid w:val="00013DDE"/>
    <w:rsid w:val="00046DAE"/>
    <w:rsid w:val="0005475D"/>
    <w:rsid w:val="0006264F"/>
    <w:rsid w:val="00082EBC"/>
    <w:rsid w:val="00092675"/>
    <w:rsid w:val="000B181F"/>
    <w:rsid w:val="000B35A0"/>
    <w:rsid w:val="000C6FCE"/>
    <w:rsid w:val="000D1BA3"/>
    <w:rsid w:val="000E1AE6"/>
    <w:rsid w:val="000F120E"/>
    <w:rsid w:val="00110DFC"/>
    <w:rsid w:val="001151B2"/>
    <w:rsid w:val="00115AE3"/>
    <w:rsid w:val="00126A4E"/>
    <w:rsid w:val="0013025B"/>
    <w:rsid w:val="00151763"/>
    <w:rsid w:val="00184594"/>
    <w:rsid w:val="00191FE2"/>
    <w:rsid w:val="001A3BFF"/>
    <w:rsid w:val="001F247C"/>
    <w:rsid w:val="001F7810"/>
    <w:rsid w:val="00202FB8"/>
    <w:rsid w:val="002219BF"/>
    <w:rsid w:val="0022525C"/>
    <w:rsid w:val="00242368"/>
    <w:rsid w:val="00251410"/>
    <w:rsid w:val="002713FF"/>
    <w:rsid w:val="002833B6"/>
    <w:rsid w:val="00285E41"/>
    <w:rsid w:val="002B4594"/>
    <w:rsid w:val="002B6D31"/>
    <w:rsid w:val="002C4C76"/>
    <w:rsid w:val="002E3735"/>
    <w:rsid w:val="002F376B"/>
    <w:rsid w:val="0030138A"/>
    <w:rsid w:val="00303699"/>
    <w:rsid w:val="00307763"/>
    <w:rsid w:val="00321182"/>
    <w:rsid w:val="00366C33"/>
    <w:rsid w:val="00383716"/>
    <w:rsid w:val="00390A8B"/>
    <w:rsid w:val="003A122B"/>
    <w:rsid w:val="003B52C1"/>
    <w:rsid w:val="003B6750"/>
    <w:rsid w:val="003C242B"/>
    <w:rsid w:val="00402150"/>
    <w:rsid w:val="0045053A"/>
    <w:rsid w:val="00474F68"/>
    <w:rsid w:val="0047569A"/>
    <w:rsid w:val="00481823"/>
    <w:rsid w:val="004903FF"/>
    <w:rsid w:val="004A5B11"/>
    <w:rsid w:val="004B445A"/>
    <w:rsid w:val="0050039E"/>
    <w:rsid w:val="005234F4"/>
    <w:rsid w:val="005236C7"/>
    <w:rsid w:val="00533C79"/>
    <w:rsid w:val="00543F9F"/>
    <w:rsid w:val="00572585"/>
    <w:rsid w:val="00590CD8"/>
    <w:rsid w:val="005D7BC1"/>
    <w:rsid w:val="005E05D2"/>
    <w:rsid w:val="005E69DE"/>
    <w:rsid w:val="00610877"/>
    <w:rsid w:val="006267B3"/>
    <w:rsid w:val="00627E41"/>
    <w:rsid w:val="00637AA0"/>
    <w:rsid w:val="00645AE9"/>
    <w:rsid w:val="006723D5"/>
    <w:rsid w:val="00687992"/>
    <w:rsid w:val="006934CA"/>
    <w:rsid w:val="006C7C5D"/>
    <w:rsid w:val="00713B27"/>
    <w:rsid w:val="0074104A"/>
    <w:rsid w:val="00745672"/>
    <w:rsid w:val="0075285D"/>
    <w:rsid w:val="00756BBA"/>
    <w:rsid w:val="00772B04"/>
    <w:rsid w:val="00773D77"/>
    <w:rsid w:val="007F4B40"/>
    <w:rsid w:val="00825B8D"/>
    <w:rsid w:val="00842871"/>
    <w:rsid w:val="008F6E01"/>
    <w:rsid w:val="0090014A"/>
    <w:rsid w:val="0092507C"/>
    <w:rsid w:val="009258E1"/>
    <w:rsid w:val="009317FD"/>
    <w:rsid w:val="009424D5"/>
    <w:rsid w:val="0096788A"/>
    <w:rsid w:val="009B5F97"/>
    <w:rsid w:val="009D427A"/>
    <w:rsid w:val="009D4B6E"/>
    <w:rsid w:val="009D7A32"/>
    <w:rsid w:val="009E6DFD"/>
    <w:rsid w:val="00A1090C"/>
    <w:rsid w:val="00A1168A"/>
    <w:rsid w:val="00A42F1D"/>
    <w:rsid w:val="00A5343C"/>
    <w:rsid w:val="00A61100"/>
    <w:rsid w:val="00A77ED0"/>
    <w:rsid w:val="00AA584B"/>
    <w:rsid w:val="00AB268B"/>
    <w:rsid w:val="00AF158F"/>
    <w:rsid w:val="00AF196C"/>
    <w:rsid w:val="00B26FC2"/>
    <w:rsid w:val="00B30F34"/>
    <w:rsid w:val="00B32F07"/>
    <w:rsid w:val="00B33DC2"/>
    <w:rsid w:val="00B41733"/>
    <w:rsid w:val="00B520EA"/>
    <w:rsid w:val="00B53AF9"/>
    <w:rsid w:val="00B570C2"/>
    <w:rsid w:val="00B607FA"/>
    <w:rsid w:val="00B9258D"/>
    <w:rsid w:val="00B93B8B"/>
    <w:rsid w:val="00BB55AF"/>
    <w:rsid w:val="00BC00F3"/>
    <w:rsid w:val="00BE161C"/>
    <w:rsid w:val="00C05CE5"/>
    <w:rsid w:val="00C13549"/>
    <w:rsid w:val="00C51ACD"/>
    <w:rsid w:val="00C62208"/>
    <w:rsid w:val="00C747D5"/>
    <w:rsid w:val="00C80C65"/>
    <w:rsid w:val="00CE364A"/>
    <w:rsid w:val="00CE7CFB"/>
    <w:rsid w:val="00CF3A6D"/>
    <w:rsid w:val="00CF53A2"/>
    <w:rsid w:val="00D04657"/>
    <w:rsid w:val="00D061C2"/>
    <w:rsid w:val="00D14F55"/>
    <w:rsid w:val="00D26DA5"/>
    <w:rsid w:val="00D37441"/>
    <w:rsid w:val="00D53AAF"/>
    <w:rsid w:val="00D8251D"/>
    <w:rsid w:val="00D84525"/>
    <w:rsid w:val="00D97BB4"/>
    <w:rsid w:val="00D97CBC"/>
    <w:rsid w:val="00DC43AC"/>
    <w:rsid w:val="00DE50E4"/>
    <w:rsid w:val="00E0457D"/>
    <w:rsid w:val="00E13D70"/>
    <w:rsid w:val="00E14919"/>
    <w:rsid w:val="00E23241"/>
    <w:rsid w:val="00E41016"/>
    <w:rsid w:val="00E50B38"/>
    <w:rsid w:val="00E676EF"/>
    <w:rsid w:val="00E7610E"/>
    <w:rsid w:val="00E769F3"/>
    <w:rsid w:val="00E85E5E"/>
    <w:rsid w:val="00E95218"/>
    <w:rsid w:val="00E96E87"/>
    <w:rsid w:val="00EA34A1"/>
    <w:rsid w:val="00EB2747"/>
    <w:rsid w:val="00EB555A"/>
    <w:rsid w:val="00EB7951"/>
    <w:rsid w:val="00EE611E"/>
    <w:rsid w:val="00F14E69"/>
    <w:rsid w:val="00F16C09"/>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A9C9F7-BCCF-4847-BCBB-512CC342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BCD1A-4675-42B8-938B-DB01A675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Pages>
  <Words>3462</Words>
  <Characters>19738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User-Admin</cp:lastModifiedBy>
  <cp:revision>51</cp:revision>
  <cp:lastPrinted>2013-11-07T09:17:00Z</cp:lastPrinted>
  <dcterms:created xsi:type="dcterms:W3CDTF">2016-06-28T17:25:00Z</dcterms:created>
  <dcterms:modified xsi:type="dcterms:W3CDTF">2016-07-01T14:49:00Z</dcterms:modified>
</cp:coreProperties>
</file>
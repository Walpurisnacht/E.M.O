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4ABD5" w14:textId="77777777"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14:paraId="1E30DC0E"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5376B81C" w14:textId="77777777"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14:paraId="0C81FEC4" w14:textId="77777777" w:rsidR="0045053A" w:rsidRPr="00A5343C" w:rsidRDefault="0045053A" w:rsidP="0045053A">
      <w:pPr>
        <w:jc w:val="center"/>
        <w:rPr>
          <w:rFonts w:cs="Times New Roman"/>
          <w:sz w:val="28"/>
        </w:rPr>
      </w:pPr>
    </w:p>
    <w:p w14:paraId="72174A97" w14:textId="77777777" w:rsidR="0045053A" w:rsidRPr="00A5343C" w:rsidRDefault="0045053A" w:rsidP="0045053A">
      <w:pPr>
        <w:jc w:val="center"/>
        <w:rPr>
          <w:rFonts w:cs="Times New Roman"/>
          <w:sz w:val="28"/>
        </w:rPr>
      </w:pPr>
    </w:p>
    <w:p w14:paraId="02957533" w14:textId="77777777" w:rsidR="0045053A" w:rsidRPr="00A5343C" w:rsidRDefault="0045053A" w:rsidP="0045053A">
      <w:pPr>
        <w:jc w:val="center"/>
        <w:rPr>
          <w:rFonts w:cs="Times New Roman"/>
          <w:b/>
          <w:sz w:val="28"/>
        </w:rPr>
      </w:pPr>
    </w:p>
    <w:p w14:paraId="3ABDE032" w14:textId="77777777" w:rsidR="0045053A" w:rsidRDefault="003B52C1" w:rsidP="0045053A">
      <w:pPr>
        <w:jc w:val="center"/>
        <w:rPr>
          <w:rFonts w:cs="Times New Roman"/>
          <w:b/>
          <w:sz w:val="28"/>
        </w:rPr>
      </w:pPr>
      <w:r>
        <w:rPr>
          <w:rFonts w:cs="Times New Roman"/>
          <w:b/>
          <w:sz w:val="28"/>
        </w:rPr>
        <w:t>TRỊNH HOÀNG MINH</w:t>
      </w:r>
    </w:p>
    <w:p w14:paraId="214EC0A0" w14:textId="77777777" w:rsidR="003B52C1" w:rsidRPr="00A5343C" w:rsidRDefault="003B52C1" w:rsidP="0045053A">
      <w:pPr>
        <w:jc w:val="center"/>
        <w:rPr>
          <w:rFonts w:cs="Times New Roman"/>
          <w:b/>
          <w:sz w:val="28"/>
        </w:rPr>
      </w:pPr>
      <w:r>
        <w:rPr>
          <w:rFonts w:cs="Times New Roman"/>
          <w:b/>
          <w:sz w:val="28"/>
        </w:rPr>
        <w:t>PHAN VĂN TÂN</w:t>
      </w:r>
    </w:p>
    <w:p w14:paraId="6540782A" w14:textId="77777777" w:rsidR="0045053A" w:rsidRPr="00A5343C" w:rsidRDefault="0045053A" w:rsidP="0045053A">
      <w:pPr>
        <w:jc w:val="center"/>
        <w:rPr>
          <w:rFonts w:cs="Times New Roman"/>
          <w:sz w:val="28"/>
        </w:rPr>
      </w:pPr>
    </w:p>
    <w:p w14:paraId="754ECC61" w14:textId="77777777" w:rsidR="0045053A" w:rsidRPr="00A5343C" w:rsidRDefault="0045053A" w:rsidP="0045053A">
      <w:pPr>
        <w:jc w:val="center"/>
        <w:rPr>
          <w:rFonts w:cs="Times New Roman"/>
          <w:b/>
          <w:sz w:val="28"/>
        </w:rPr>
      </w:pPr>
    </w:p>
    <w:p w14:paraId="6B039F5E" w14:textId="77777777" w:rsidR="0045053A" w:rsidRPr="00A5343C" w:rsidRDefault="0045053A" w:rsidP="0045053A">
      <w:pPr>
        <w:jc w:val="center"/>
        <w:rPr>
          <w:rFonts w:cs="Times New Roman"/>
          <w:b/>
          <w:sz w:val="28"/>
        </w:rPr>
      </w:pPr>
    </w:p>
    <w:p w14:paraId="0505DC5A" w14:textId="77777777" w:rsidR="0045053A" w:rsidRPr="00A5343C" w:rsidRDefault="0045053A" w:rsidP="0045053A">
      <w:pPr>
        <w:jc w:val="center"/>
        <w:rPr>
          <w:rFonts w:cs="Times New Roman"/>
          <w:b/>
          <w:sz w:val="28"/>
        </w:rPr>
      </w:pPr>
      <w:r w:rsidRPr="00A5343C">
        <w:rPr>
          <w:rFonts w:cs="Times New Roman"/>
          <w:b/>
          <w:sz w:val="32"/>
          <w:szCs w:val="32"/>
        </w:rPr>
        <w:t>KHÓA LUẬN TỐT NGHIỆP</w:t>
      </w:r>
    </w:p>
    <w:p w14:paraId="4CE31E45" w14:textId="77777777"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14:paraId="400D1209" w14:textId="77777777" w:rsidR="0045053A" w:rsidRPr="0045053A" w:rsidRDefault="0045053A" w:rsidP="0045053A">
      <w:pPr>
        <w:jc w:val="center"/>
        <w:rPr>
          <w:rFonts w:cstheme="majorHAnsi"/>
          <w:sz w:val="28"/>
        </w:rPr>
      </w:pPr>
    </w:p>
    <w:p w14:paraId="5079BC5C" w14:textId="77777777" w:rsidR="0045053A" w:rsidRPr="0045053A" w:rsidRDefault="0045053A" w:rsidP="0045053A">
      <w:pPr>
        <w:jc w:val="center"/>
        <w:rPr>
          <w:rFonts w:cstheme="majorHAnsi"/>
          <w:sz w:val="28"/>
        </w:rPr>
      </w:pPr>
    </w:p>
    <w:p w14:paraId="693BEE23" w14:textId="77777777"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14:paraId="3B2B90F4" w14:textId="77777777" w:rsidR="0045053A" w:rsidRPr="0045053A" w:rsidRDefault="0045053A" w:rsidP="0045053A">
      <w:pPr>
        <w:jc w:val="center"/>
        <w:rPr>
          <w:rFonts w:cstheme="majorHAnsi"/>
          <w:sz w:val="28"/>
        </w:rPr>
      </w:pPr>
    </w:p>
    <w:p w14:paraId="1164AB1F" w14:textId="77777777" w:rsidR="0045053A" w:rsidRPr="0045053A" w:rsidRDefault="0045053A" w:rsidP="0045053A">
      <w:pPr>
        <w:ind w:left="1440" w:firstLine="720"/>
        <w:jc w:val="center"/>
        <w:rPr>
          <w:rFonts w:cstheme="majorHAnsi"/>
          <w:sz w:val="28"/>
        </w:rPr>
      </w:pPr>
    </w:p>
    <w:p w14:paraId="5E058CDE" w14:textId="77777777" w:rsidR="0045053A" w:rsidRPr="0045053A" w:rsidRDefault="0045053A" w:rsidP="0045053A">
      <w:pPr>
        <w:ind w:left="1440" w:firstLine="720"/>
        <w:jc w:val="center"/>
        <w:rPr>
          <w:rFonts w:cstheme="majorHAnsi"/>
          <w:sz w:val="28"/>
        </w:rPr>
      </w:pPr>
    </w:p>
    <w:p w14:paraId="15F9FADD" w14:textId="77777777" w:rsidR="0045053A" w:rsidRPr="0045053A" w:rsidRDefault="0045053A" w:rsidP="0045053A">
      <w:pPr>
        <w:rPr>
          <w:rFonts w:cstheme="majorHAnsi"/>
          <w:sz w:val="28"/>
        </w:rPr>
      </w:pPr>
    </w:p>
    <w:p w14:paraId="3219BE70" w14:textId="77777777" w:rsidR="0045053A" w:rsidRPr="0045053A" w:rsidRDefault="0045053A" w:rsidP="0045053A">
      <w:pPr>
        <w:rPr>
          <w:rFonts w:cstheme="majorHAnsi"/>
          <w:sz w:val="28"/>
        </w:rPr>
      </w:pPr>
    </w:p>
    <w:p w14:paraId="20AB9379" w14:textId="77777777" w:rsidR="0045053A" w:rsidRPr="0045053A" w:rsidRDefault="0045053A" w:rsidP="0045053A">
      <w:pPr>
        <w:jc w:val="center"/>
        <w:rPr>
          <w:rFonts w:cstheme="majorHAnsi"/>
          <w:b/>
          <w:szCs w:val="26"/>
        </w:rPr>
      </w:pPr>
    </w:p>
    <w:p w14:paraId="7145590D" w14:textId="77777777"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14:paraId="0C764E99"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1B1F543"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131ACF3A"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068CAD47" w14:textId="77777777"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14:paraId="5DE04206" w14:textId="77777777" w:rsidR="00A1168A" w:rsidRPr="00A5343C" w:rsidRDefault="00A1168A" w:rsidP="00A1168A">
      <w:pPr>
        <w:jc w:val="center"/>
        <w:rPr>
          <w:rFonts w:cs="Times New Roman"/>
          <w:sz w:val="28"/>
        </w:rPr>
      </w:pPr>
    </w:p>
    <w:p w14:paraId="7F51DA16" w14:textId="77777777" w:rsidR="00A1168A" w:rsidRPr="00A5343C" w:rsidRDefault="00A1168A" w:rsidP="00A1168A">
      <w:pPr>
        <w:jc w:val="center"/>
        <w:rPr>
          <w:rFonts w:cs="Times New Roman"/>
          <w:sz w:val="28"/>
        </w:rPr>
      </w:pPr>
    </w:p>
    <w:p w14:paraId="02286C24" w14:textId="77777777" w:rsidR="00A1168A" w:rsidRPr="00A5343C" w:rsidRDefault="00A1168A" w:rsidP="00A1168A">
      <w:pPr>
        <w:jc w:val="center"/>
        <w:rPr>
          <w:rFonts w:cs="Times New Roman"/>
          <w:sz w:val="28"/>
        </w:rPr>
      </w:pPr>
    </w:p>
    <w:p w14:paraId="63C95527" w14:textId="77777777" w:rsidR="00A1168A" w:rsidRDefault="000B181F" w:rsidP="00B33DC2">
      <w:pPr>
        <w:jc w:val="center"/>
        <w:rPr>
          <w:rFonts w:cs="Times New Roman"/>
          <w:b/>
          <w:sz w:val="28"/>
          <w:szCs w:val="28"/>
        </w:rPr>
      </w:pPr>
      <w:r>
        <w:rPr>
          <w:rFonts w:cs="Times New Roman"/>
          <w:b/>
          <w:sz w:val="28"/>
          <w:szCs w:val="28"/>
        </w:rPr>
        <w:t>TRỊNH HOÀNG MINH - 12520638</w:t>
      </w:r>
    </w:p>
    <w:p w14:paraId="3DD49C3A" w14:textId="77777777" w:rsidR="000B181F" w:rsidRPr="00A5343C" w:rsidRDefault="000B181F" w:rsidP="00B33DC2">
      <w:pPr>
        <w:jc w:val="center"/>
        <w:rPr>
          <w:rFonts w:cs="Times New Roman"/>
          <w:b/>
          <w:sz w:val="28"/>
          <w:szCs w:val="28"/>
        </w:rPr>
      </w:pPr>
      <w:r>
        <w:rPr>
          <w:rFonts w:cs="Times New Roman"/>
          <w:b/>
          <w:sz w:val="28"/>
          <w:szCs w:val="28"/>
        </w:rPr>
        <w:t>PHAN VĂN TÂN - 12520971</w:t>
      </w:r>
    </w:p>
    <w:p w14:paraId="207A2C7F" w14:textId="77777777" w:rsidR="00A1168A" w:rsidRPr="00A5343C" w:rsidRDefault="00A1168A" w:rsidP="00A1168A">
      <w:pPr>
        <w:jc w:val="center"/>
        <w:rPr>
          <w:rFonts w:cs="Times New Roman"/>
          <w:sz w:val="28"/>
        </w:rPr>
      </w:pPr>
    </w:p>
    <w:p w14:paraId="0A09CC4C" w14:textId="77777777" w:rsidR="00A1168A" w:rsidRPr="00A5343C" w:rsidRDefault="00A1168A" w:rsidP="00A1168A">
      <w:pPr>
        <w:jc w:val="center"/>
        <w:rPr>
          <w:rFonts w:cs="Times New Roman"/>
          <w:sz w:val="28"/>
        </w:rPr>
      </w:pPr>
    </w:p>
    <w:p w14:paraId="34EF3004" w14:textId="77777777" w:rsidR="00A1168A" w:rsidRPr="00A5343C" w:rsidRDefault="00A1168A" w:rsidP="00A1168A">
      <w:pPr>
        <w:jc w:val="center"/>
        <w:rPr>
          <w:rFonts w:cs="Times New Roman"/>
          <w:sz w:val="28"/>
        </w:rPr>
      </w:pPr>
    </w:p>
    <w:p w14:paraId="5711C9F7" w14:textId="77777777" w:rsidR="00A1168A" w:rsidRPr="00A5343C" w:rsidRDefault="00A1168A" w:rsidP="00A1168A">
      <w:pPr>
        <w:jc w:val="center"/>
        <w:rPr>
          <w:rFonts w:cs="Times New Roman"/>
          <w:b/>
          <w:sz w:val="32"/>
        </w:rPr>
      </w:pPr>
      <w:r w:rsidRPr="00A5343C">
        <w:rPr>
          <w:rFonts w:cs="Times New Roman"/>
          <w:b/>
          <w:sz w:val="32"/>
        </w:rPr>
        <w:t>KHÓA LUẬN TỐT NGHIỆP</w:t>
      </w:r>
    </w:p>
    <w:p w14:paraId="607DF1A1" w14:textId="77777777"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14:paraId="5AAB92B7" w14:textId="77777777" w:rsidR="00A1168A" w:rsidRPr="00A5343C" w:rsidRDefault="00A1168A" w:rsidP="00A1168A">
      <w:pPr>
        <w:rPr>
          <w:rFonts w:cs="Times New Roman"/>
          <w:sz w:val="28"/>
        </w:rPr>
      </w:pPr>
    </w:p>
    <w:p w14:paraId="03285F89" w14:textId="77777777" w:rsidR="00A1168A" w:rsidRPr="00A5343C" w:rsidRDefault="00A1168A" w:rsidP="00A1168A">
      <w:pPr>
        <w:rPr>
          <w:rFonts w:cs="Times New Roman"/>
          <w:sz w:val="28"/>
        </w:rPr>
      </w:pPr>
    </w:p>
    <w:p w14:paraId="3EE5B135" w14:textId="77777777" w:rsidR="00A1168A" w:rsidRPr="00A5343C" w:rsidRDefault="00A1168A" w:rsidP="00A1168A">
      <w:pPr>
        <w:jc w:val="center"/>
        <w:rPr>
          <w:rFonts w:cs="Times New Roman"/>
          <w:b/>
          <w:sz w:val="28"/>
        </w:rPr>
      </w:pPr>
      <w:r w:rsidRPr="00A5343C">
        <w:rPr>
          <w:rFonts w:cs="Times New Roman"/>
          <w:b/>
          <w:sz w:val="28"/>
        </w:rPr>
        <w:t>KỸ SƯ/ CỬ NHÂNNGÀNH &lt;TÊN NGÀNH&gt;</w:t>
      </w:r>
    </w:p>
    <w:p w14:paraId="0CCC1F11" w14:textId="77777777" w:rsidR="00A1168A" w:rsidRPr="00A5343C" w:rsidRDefault="00A1168A" w:rsidP="00A1168A">
      <w:pPr>
        <w:rPr>
          <w:rFonts w:cs="Times New Roman"/>
          <w:sz w:val="28"/>
        </w:rPr>
      </w:pPr>
    </w:p>
    <w:p w14:paraId="0DD08D5F" w14:textId="77777777" w:rsidR="00A1168A" w:rsidRPr="00A5343C" w:rsidRDefault="00A1168A" w:rsidP="00A1168A">
      <w:pPr>
        <w:rPr>
          <w:rFonts w:cs="Times New Roman"/>
          <w:sz w:val="28"/>
        </w:rPr>
      </w:pPr>
    </w:p>
    <w:p w14:paraId="14CC1FD9" w14:textId="77777777"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14:paraId="75EE935B" w14:textId="77777777" w:rsidR="00A1168A" w:rsidRPr="000B181F" w:rsidRDefault="000B181F" w:rsidP="000B181F">
      <w:pPr>
        <w:tabs>
          <w:tab w:val="left" w:pos="5265"/>
        </w:tabs>
        <w:jc w:val="center"/>
        <w:rPr>
          <w:rFonts w:cs="Times New Roman"/>
          <w:b/>
          <w:sz w:val="28"/>
        </w:rPr>
      </w:pPr>
      <w:r>
        <w:rPr>
          <w:rFonts w:cs="Times New Roman"/>
          <w:b/>
          <w:sz w:val="28"/>
        </w:rPr>
        <w:t>TS. NGUYỄN THANH BÌNH</w:t>
      </w:r>
    </w:p>
    <w:p w14:paraId="5C980DDB" w14:textId="77777777" w:rsidR="00A1168A" w:rsidRPr="00A5343C" w:rsidRDefault="00A1168A" w:rsidP="00A1168A">
      <w:pPr>
        <w:rPr>
          <w:rFonts w:cs="Times New Roman"/>
          <w:sz w:val="28"/>
        </w:rPr>
      </w:pPr>
    </w:p>
    <w:p w14:paraId="505877E1" w14:textId="77777777" w:rsidR="002833B6" w:rsidRPr="00A5343C" w:rsidRDefault="002833B6" w:rsidP="00A1168A">
      <w:pPr>
        <w:jc w:val="center"/>
        <w:rPr>
          <w:rFonts w:cs="Times New Roman"/>
          <w:b/>
          <w:szCs w:val="26"/>
        </w:rPr>
      </w:pPr>
    </w:p>
    <w:p w14:paraId="6CFBCD19" w14:textId="77777777"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14:paraId="12F83A89" w14:textId="77777777"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57EA5663" w14:textId="77777777" w:rsidR="002219BF" w:rsidRPr="00A5343C" w:rsidRDefault="002219BF" w:rsidP="002219BF">
      <w:pPr>
        <w:rPr>
          <w:rFonts w:cs="Times New Roman"/>
        </w:rPr>
      </w:pPr>
    </w:p>
    <w:p w14:paraId="5400EBC8" w14:textId="77777777"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42622D00"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14:paraId="4B652E91"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14:paraId="03B85B27"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528D9EEA"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1E16563E" w14:textId="77777777"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14:paraId="59F75D31" w14:textId="77777777" w:rsidR="00A1168A" w:rsidRDefault="005E69DE" w:rsidP="005E69DE">
      <w:pPr>
        <w:ind w:left="720"/>
        <w:jc w:val="center"/>
        <w:rPr>
          <w:rFonts w:cstheme="majorHAnsi"/>
          <w:b/>
          <w:szCs w:val="26"/>
        </w:rPr>
      </w:pPr>
      <w:r>
        <w:rPr>
          <w:rFonts w:cstheme="majorHAnsi"/>
          <w:b/>
          <w:szCs w:val="26"/>
        </w:rPr>
        <w:lastRenderedPageBreak/>
        <w:t>LỜI CẢM ƠN</w:t>
      </w:r>
    </w:p>
    <w:p w14:paraId="01BF0462" w14:textId="77777777" w:rsidR="005E69DE" w:rsidRDefault="005E69DE" w:rsidP="005E69DE">
      <w:pPr>
        <w:ind w:left="720"/>
        <w:jc w:val="center"/>
        <w:rPr>
          <w:rFonts w:cstheme="majorHAnsi"/>
          <w:b/>
          <w:szCs w:val="26"/>
        </w:rPr>
      </w:pPr>
    </w:p>
    <w:p w14:paraId="1817E671" w14:textId="77777777"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14:paraId="67F0316D" w14:textId="77777777"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14:paraId="04A5122B" w14:textId="77777777"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14:paraId="4BB6C0DB" w14:textId="77777777" w:rsidR="005E69DE" w:rsidRDefault="005E69DE" w:rsidP="005E69DE">
      <w:pPr>
        <w:ind w:firstLine="0"/>
        <w:jc w:val="left"/>
        <w:rPr>
          <w:rFonts w:cstheme="majorHAnsi"/>
          <w:szCs w:val="26"/>
        </w:rPr>
      </w:pPr>
    </w:p>
    <w:p w14:paraId="3D11651B" w14:textId="77777777" w:rsidR="005E69DE" w:rsidRDefault="005E69DE" w:rsidP="005E69DE">
      <w:pPr>
        <w:ind w:firstLine="0"/>
        <w:jc w:val="left"/>
        <w:rPr>
          <w:rFonts w:cstheme="majorHAnsi"/>
          <w:szCs w:val="26"/>
        </w:rPr>
      </w:pPr>
    </w:p>
    <w:p w14:paraId="5F608497" w14:textId="77777777" w:rsidR="005E69DE" w:rsidRDefault="005E69DE" w:rsidP="005E69DE">
      <w:pPr>
        <w:ind w:firstLine="0"/>
        <w:jc w:val="left"/>
        <w:rPr>
          <w:rFonts w:cstheme="majorHAnsi"/>
          <w:szCs w:val="26"/>
        </w:rPr>
      </w:pPr>
    </w:p>
    <w:p w14:paraId="14CB6F26" w14:textId="77777777"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14:paraId="5B73B38F" w14:textId="77777777" w:rsidR="005E69DE" w:rsidRDefault="005E69DE" w:rsidP="005E69DE">
      <w:pPr>
        <w:tabs>
          <w:tab w:val="center" w:pos="7371"/>
        </w:tabs>
        <w:ind w:firstLine="0"/>
        <w:jc w:val="left"/>
        <w:rPr>
          <w:rFonts w:cstheme="majorHAnsi"/>
          <w:szCs w:val="26"/>
        </w:rPr>
      </w:pPr>
      <w:r>
        <w:rPr>
          <w:rFonts w:cstheme="majorHAnsi"/>
          <w:szCs w:val="26"/>
        </w:rPr>
        <w:tab/>
        <w:t>Sinh viên thực hiện</w:t>
      </w:r>
    </w:p>
    <w:p w14:paraId="00BC5BFB" w14:textId="77777777" w:rsidR="005E69DE" w:rsidRDefault="005E69DE" w:rsidP="005E69DE">
      <w:pPr>
        <w:tabs>
          <w:tab w:val="center" w:pos="7371"/>
        </w:tabs>
        <w:ind w:firstLine="0"/>
        <w:jc w:val="left"/>
        <w:rPr>
          <w:rFonts w:cstheme="majorHAnsi"/>
          <w:szCs w:val="26"/>
        </w:rPr>
      </w:pPr>
    </w:p>
    <w:p w14:paraId="5521564B" w14:textId="77777777" w:rsidR="005E69DE" w:rsidRDefault="005E69DE" w:rsidP="005E69DE">
      <w:pPr>
        <w:tabs>
          <w:tab w:val="center" w:pos="7371"/>
        </w:tabs>
        <w:ind w:firstLine="0"/>
        <w:jc w:val="left"/>
        <w:rPr>
          <w:rFonts w:cstheme="majorHAnsi"/>
          <w:szCs w:val="26"/>
        </w:rPr>
      </w:pPr>
      <w:r>
        <w:rPr>
          <w:rFonts w:cstheme="majorHAnsi"/>
          <w:szCs w:val="26"/>
        </w:rPr>
        <w:tab/>
        <w:t>Trịnh Hoàng Minh</w:t>
      </w:r>
    </w:p>
    <w:p w14:paraId="7AF8583B" w14:textId="77777777"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14:paraId="245DC4B3" w14:textId="77777777"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14:paraId="4F686A66" w14:textId="77777777" w:rsidR="006845FC" w:rsidRDefault="009D427A">
      <w:pPr>
        <w:pStyle w:val="TOC1"/>
        <w:rPr>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55264235" w:history="1">
        <w:r w:rsidR="006845FC" w:rsidRPr="005C48B7">
          <w:rPr>
            <w:rStyle w:val="Hyperlink"/>
            <w:noProof/>
          </w:rPr>
          <w:t>Ch</w:t>
        </w:r>
        <w:r w:rsidR="006845FC" w:rsidRPr="005C48B7">
          <w:rPr>
            <w:rStyle w:val="Hyperlink"/>
            <w:rFonts w:hint="cs"/>
            <w:noProof/>
          </w:rPr>
          <w:t>ươ</w:t>
        </w:r>
        <w:r w:rsidR="006845FC" w:rsidRPr="005C48B7">
          <w:rPr>
            <w:rStyle w:val="Hyperlink"/>
            <w:noProof/>
          </w:rPr>
          <w:t>ng 1.</w:t>
        </w:r>
        <w:r w:rsidR="006845FC">
          <w:rPr>
            <w:rFonts w:asciiTheme="minorHAnsi" w:eastAsiaTheme="minorEastAsia" w:hAnsiTheme="minorHAnsi"/>
            <w:noProof/>
            <w:sz w:val="22"/>
            <w:lang w:val="en-US" w:eastAsia="ja-JP"/>
          </w:rPr>
          <w:tab/>
        </w:r>
        <w:r w:rsidR="006845FC" w:rsidRPr="005C48B7">
          <w:rPr>
            <w:rStyle w:val="Hyperlink"/>
            <w:noProof/>
          </w:rPr>
          <w:t>TỔNG QUAN</w:t>
        </w:r>
        <w:r w:rsidR="006845FC">
          <w:rPr>
            <w:noProof/>
            <w:webHidden/>
          </w:rPr>
          <w:tab/>
        </w:r>
        <w:r w:rsidR="006845FC">
          <w:rPr>
            <w:noProof/>
            <w:webHidden/>
          </w:rPr>
          <w:fldChar w:fldCharType="begin"/>
        </w:r>
        <w:r w:rsidR="006845FC">
          <w:rPr>
            <w:noProof/>
            <w:webHidden/>
          </w:rPr>
          <w:instrText xml:space="preserve"> PAGEREF _Toc455264235 \h </w:instrText>
        </w:r>
        <w:r w:rsidR="006845FC">
          <w:rPr>
            <w:noProof/>
            <w:webHidden/>
          </w:rPr>
        </w:r>
        <w:r w:rsidR="006845FC">
          <w:rPr>
            <w:noProof/>
            <w:webHidden/>
          </w:rPr>
          <w:fldChar w:fldCharType="separate"/>
        </w:r>
        <w:r w:rsidR="006845FC">
          <w:rPr>
            <w:noProof/>
            <w:webHidden/>
          </w:rPr>
          <w:t>2</w:t>
        </w:r>
        <w:r w:rsidR="006845FC">
          <w:rPr>
            <w:noProof/>
            <w:webHidden/>
          </w:rPr>
          <w:fldChar w:fldCharType="end"/>
        </w:r>
      </w:hyperlink>
    </w:p>
    <w:p w14:paraId="73C6AE08"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36" w:history="1">
        <w:r w:rsidRPr="005C48B7">
          <w:rPr>
            <w:rStyle w:val="Hyperlink"/>
            <w:rFonts w:eastAsia="Times New Roman" w:cs="Times New Roman"/>
            <w:noProof/>
            <w:lang w:val="en-US"/>
          </w:rPr>
          <w:t>1.1.</w:t>
        </w:r>
        <w:r>
          <w:rPr>
            <w:rFonts w:asciiTheme="minorHAnsi" w:eastAsiaTheme="minorEastAsia" w:hAnsiTheme="minorHAnsi"/>
            <w:noProof/>
            <w:sz w:val="22"/>
            <w:lang w:val="en-US" w:eastAsia="ja-JP"/>
          </w:rPr>
          <w:tab/>
        </w:r>
        <w:r w:rsidRPr="005C48B7">
          <w:rPr>
            <w:rStyle w:val="Hyperlink"/>
            <w:rFonts w:eastAsia="Times New Roman" w:cs="Times New Roman"/>
            <w:noProof/>
            <w:lang w:val="en-US"/>
          </w:rPr>
          <w:t>Đặt vấn đề</w:t>
        </w:r>
        <w:r>
          <w:rPr>
            <w:noProof/>
            <w:webHidden/>
          </w:rPr>
          <w:tab/>
        </w:r>
        <w:r>
          <w:rPr>
            <w:noProof/>
            <w:webHidden/>
          </w:rPr>
          <w:fldChar w:fldCharType="begin"/>
        </w:r>
        <w:r>
          <w:rPr>
            <w:noProof/>
            <w:webHidden/>
          </w:rPr>
          <w:instrText xml:space="preserve"> PAGEREF _Toc455264236 \h </w:instrText>
        </w:r>
        <w:r>
          <w:rPr>
            <w:noProof/>
            <w:webHidden/>
          </w:rPr>
        </w:r>
        <w:r>
          <w:rPr>
            <w:noProof/>
            <w:webHidden/>
          </w:rPr>
          <w:fldChar w:fldCharType="separate"/>
        </w:r>
        <w:r>
          <w:rPr>
            <w:noProof/>
            <w:webHidden/>
          </w:rPr>
          <w:t>2</w:t>
        </w:r>
        <w:r>
          <w:rPr>
            <w:noProof/>
            <w:webHidden/>
          </w:rPr>
          <w:fldChar w:fldCharType="end"/>
        </w:r>
      </w:hyperlink>
    </w:p>
    <w:p w14:paraId="280F6716"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37" w:history="1">
        <w:r w:rsidRPr="005C48B7">
          <w:rPr>
            <w:rStyle w:val="Hyperlink"/>
            <w:noProof/>
            <w:lang w:val="en-US"/>
          </w:rPr>
          <w:t>1.2.</w:t>
        </w:r>
        <w:r>
          <w:rPr>
            <w:rFonts w:asciiTheme="minorHAnsi" w:eastAsiaTheme="minorEastAsia" w:hAnsiTheme="minorHAnsi"/>
            <w:noProof/>
            <w:sz w:val="22"/>
            <w:lang w:val="en-US" w:eastAsia="ja-JP"/>
          </w:rPr>
          <w:tab/>
        </w:r>
        <w:r w:rsidRPr="005C48B7">
          <w:rPr>
            <w:rStyle w:val="Hyperlink"/>
            <w:noProof/>
            <w:lang w:val="en-US"/>
          </w:rPr>
          <w:t>Các nghiên cứu liên quan</w:t>
        </w:r>
        <w:r>
          <w:rPr>
            <w:noProof/>
            <w:webHidden/>
          </w:rPr>
          <w:tab/>
        </w:r>
        <w:r>
          <w:rPr>
            <w:noProof/>
            <w:webHidden/>
          </w:rPr>
          <w:fldChar w:fldCharType="begin"/>
        </w:r>
        <w:r>
          <w:rPr>
            <w:noProof/>
            <w:webHidden/>
          </w:rPr>
          <w:instrText xml:space="preserve"> PAGEREF _Toc455264237 \h </w:instrText>
        </w:r>
        <w:r>
          <w:rPr>
            <w:noProof/>
            <w:webHidden/>
          </w:rPr>
        </w:r>
        <w:r>
          <w:rPr>
            <w:noProof/>
            <w:webHidden/>
          </w:rPr>
          <w:fldChar w:fldCharType="separate"/>
        </w:r>
        <w:r>
          <w:rPr>
            <w:noProof/>
            <w:webHidden/>
          </w:rPr>
          <w:t>2</w:t>
        </w:r>
        <w:r>
          <w:rPr>
            <w:noProof/>
            <w:webHidden/>
          </w:rPr>
          <w:fldChar w:fldCharType="end"/>
        </w:r>
      </w:hyperlink>
    </w:p>
    <w:p w14:paraId="71F28C55"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38" w:history="1">
        <w:r w:rsidRPr="005C48B7">
          <w:rPr>
            <w:rStyle w:val="Hyperlink"/>
            <w:noProof/>
            <w:lang w:val="en-US"/>
          </w:rPr>
          <w:t>1.3.</w:t>
        </w:r>
        <w:r>
          <w:rPr>
            <w:rFonts w:asciiTheme="minorHAnsi" w:eastAsiaTheme="minorEastAsia" w:hAnsiTheme="minorHAnsi"/>
            <w:noProof/>
            <w:sz w:val="22"/>
            <w:lang w:val="en-US" w:eastAsia="ja-JP"/>
          </w:rPr>
          <w:tab/>
        </w:r>
        <w:r w:rsidRPr="005C48B7">
          <w:rPr>
            <w:rStyle w:val="Hyperlink"/>
            <w:noProof/>
            <w:lang w:val="en-US"/>
          </w:rPr>
          <w:t>Mục tiêu đề tài, phạm vi bài toán</w:t>
        </w:r>
        <w:r>
          <w:rPr>
            <w:noProof/>
            <w:webHidden/>
          </w:rPr>
          <w:tab/>
        </w:r>
        <w:r>
          <w:rPr>
            <w:noProof/>
            <w:webHidden/>
          </w:rPr>
          <w:fldChar w:fldCharType="begin"/>
        </w:r>
        <w:r>
          <w:rPr>
            <w:noProof/>
            <w:webHidden/>
          </w:rPr>
          <w:instrText xml:space="preserve"> PAGEREF _Toc455264238 \h </w:instrText>
        </w:r>
        <w:r>
          <w:rPr>
            <w:noProof/>
            <w:webHidden/>
          </w:rPr>
        </w:r>
        <w:r>
          <w:rPr>
            <w:noProof/>
            <w:webHidden/>
          </w:rPr>
          <w:fldChar w:fldCharType="separate"/>
        </w:r>
        <w:r>
          <w:rPr>
            <w:noProof/>
            <w:webHidden/>
          </w:rPr>
          <w:t>3</w:t>
        </w:r>
        <w:r>
          <w:rPr>
            <w:noProof/>
            <w:webHidden/>
          </w:rPr>
          <w:fldChar w:fldCharType="end"/>
        </w:r>
      </w:hyperlink>
    </w:p>
    <w:p w14:paraId="00FE94D1"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39" w:history="1">
        <w:r w:rsidRPr="005C48B7">
          <w:rPr>
            <w:rStyle w:val="Hyperlink"/>
            <w:noProof/>
            <w:lang w:val="en-US"/>
          </w:rPr>
          <w:t>1.4.</w:t>
        </w:r>
        <w:r>
          <w:rPr>
            <w:rFonts w:asciiTheme="minorHAnsi" w:eastAsiaTheme="minorEastAsia" w:hAnsiTheme="minorHAnsi"/>
            <w:noProof/>
            <w:sz w:val="22"/>
            <w:lang w:val="en-US" w:eastAsia="ja-JP"/>
          </w:rPr>
          <w:tab/>
        </w:r>
        <w:r w:rsidRPr="005C48B7">
          <w:rPr>
            <w:rStyle w:val="Hyperlink"/>
            <w:noProof/>
            <w:lang w:val="en-US"/>
          </w:rPr>
          <w:t>Bố cục luận văn</w:t>
        </w:r>
        <w:r>
          <w:rPr>
            <w:noProof/>
            <w:webHidden/>
          </w:rPr>
          <w:tab/>
        </w:r>
        <w:r>
          <w:rPr>
            <w:noProof/>
            <w:webHidden/>
          </w:rPr>
          <w:fldChar w:fldCharType="begin"/>
        </w:r>
        <w:r>
          <w:rPr>
            <w:noProof/>
            <w:webHidden/>
          </w:rPr>
          <w:instrText xml:space="preserve"> PAGEREF _Toc455264239 \h </w:instrText>
        </w:r>
        <w:r>
          <w:rPr>
            <w:noProof/>
            <w:webHidden/>
          </w:rPr>
        </w:r>
        <w:r>
          <w:rPr>
            <w:noProof/>
            <w:webHidden/>
          </w:rPr>
          <w:fldChar w:fldCharType="separate"/>
        </w:r>
        <w:r>
          <w:rPr>
            <w:noProof/>
            <w:webHidden/>
          </w:rPr>
          <w:t>3</w:t>
        </w:r>
        <w:r>
          <w:rPr>
            <w:noProof/>
            <w:webHidden/>
          </w:rPr>
          <w:fldChar w:fldCharType="end"/>
        </w:r>
      </w:hyperlink>
    </w:p>
    <w:p w14:paraId="419FB3D3" w14:textId="77777777" w:rsidR="006845FC" w:rsidRDefault="006845FC">
      <w:pPr>
        <w:pStyle w:val="TOC1"/>
        <w:rPr>
          <w:rFonts w:asciiTheme="minorHAnsi" w:eastAsiaTheme="minorEastAsia" w:hAnsiTheme="minorHAnsi"/>
          <w:noProof/>
          <w:sz w:val="22"/>
          <w:lang w:val="en-US" w:eastAsia="ja-JP"/>
        </w:rPr>
      </w:pPr>
      <w:hyperlink w:anchor="_Toc455264240" w:history="1">
        <w:r w:rsidRPr="005C48B7">
          <w:rPr>
            <w:rStyle w:val="Hyperlink"/>
            <w:noProof/>
          </w:rPr>
          <w:t>Ch</w:t>
        </w:r>
        <w:r w:rsidRPr="005C48B7">
          <w:rPr>
            <w:rStyle w:val="Hyperlink"/>
            <w:rFonts w:hint="cs"/>
            <w:noProof/>
          </w:rPr>
          <w:t>ươ</w:t>
        </w:r>
        <w:r w:rsidRPr="005C48B7">
          <w:rPr>
            <w:rStyle w:val="Hyperlink"/>
            <w:noProof/>
          </w:rPr>
          <w:t>ng 2.</w:t>
        </w:r>
        <w:r>
          <w:rPr>
            <w:rFonts w:asciiTheme="minorHAnsi" w:eastAsiaTheme="minorEastAsia" w:hAnsiTheme="minorHAnsi"/>
            <w:noProof/>
            <w:sz w:val="22"/>
            <w:lang w:val="en-US" w:eastAsia="ja-JP"/>
          </w:rPr>
          <w:tab/>
        </w:r>
        <w:r w:rsidRPr="005C48B7">
          <w:rPr>
            <w:rStyle w:val="Hyperlink"/>
            <w:noProof/>
          </w:rPr>
          <w:t>C</w:t>
        </w:r>
        <w:r w:rsidRPr="005C48B7">
          <w:rPr>
            <w:rStyle w:val="Hyperlink"/>
            <w:rFonts w:hint="cs"/>
            <w:noProof/>
          </w:rPr>
          <w:t>Ơ</w:t>
        </w:r>
        <w:r w:rsidRPr="005C48B7">
          <w:rPr>
            <w:rStyle w:val="Hyperlink"/>
            <w:noProof/>
          </w:rPr>
          <w:t xml:space="preserve"> SỞ LÝ THUYẾT</w:t>
        </w:r>
        <w:r>
          <w:rPr>
            <w:noProof/>
            <w:webHidden/>
          </w:rPr>
          <w:tab/>
        </w:r>
        <w:r>
          <w:rPr>
            <w:noProof/>
            <w:webHidden/>
          </w:rPr>
          <w:fldChar w:fldCharType="begin"/>
        </w:r>
        <w:r>
          <w:rPr>
            <w:noProof/>
            <w:webHidden/>
          </w:rPr>
          <w:instrText xml:space="preserve"> PAGEREF _Toc455264240 \h </w:instrText>
        </w:r>
        <w:r>
          <w:rPr>
            <w:noProof/>
            <w:webHidden/>
          </w:rPr>
        </w:r>
        <w:r>
          <w:rPr>
            <w:noProof/>
            <w:webHidden/>
          </w:rPr>
          <w:fldChar w:fldCharType="separate"/>
        </w:r>
        <w:r>
          <w:rPr>
            <w:noProof/>
            <w:webHidden/>
          </w:rPr>
          <w:t>5</w:t>
        </w:r>
        <w:r>
          <w:rPr>
            <w:noProof/>
            <w:webHidden/>
          </w:rPr>
          <w:fldChar w:fldCharType="end"/>
        </w:r>
      </w:hyperlink>
    </w:p>
    <w:p w14:paraId="26C26B57"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41" w:history="1">
        <w:r w:rsidRPr="005C48B7">
          <w:rPr>
            <w:rStyle w:val="Hyperlink"/>
            <w:rFonts w:eastAsia="Times New Roman" w:cs="Times New Roman"/>
            <w:noProof/>
            <w:lang w:val="en-US"/>
          </w:rPr>
          <w:t>2.1.</w:t>
        </w:r>
        <w:r>
          <w:rPr>
            <w:rFonts w:asciiTheme="minorHAnsi" w:eastAsiaTheme="minorEastAsia" w:hAnsiTheme="minorHAnsi"/>
            <w:noProof/>
            <w:sz w:val="22"/>
            <w:lang w:val="en-US" w:eastAsia="ja-JP"/>
          </w:rPr>
          <w:tab/>
        </w:r>
        <w:r w:rsidRPr="005C48B7">
          <w:rPr>
            <w:rStyle w:val="Hyperlink"/>
            <w:rFonts w:eastAsia="Times New Roman" w:cs="Times New Roman"/>
            <w:noProof/>
            <w:lang w:val="en-US"/>
          </w:rPr>
          <w:t>Giới thiệu về bài toán tìm facial landmarks</w:t>
        </w:r>
        <w:r>
          <w:rPr>
            <w:noProof/>
            <w:webHidden/>
          </w:rPr>
          <w:tab/>
        </w:r>
        <w:r>
          <w:rPr>
            <w:noProof/>
            <w:webHidden/>
          </w:rPr>
          <w:fldChar w:fldCharType="begin"/>
        </w:r>
        <w:r>
          <w:rPr>
            <w:noProof/>
            <w:webHidden/>
          </w:rPr>
          <w:instrText xml:space="preserve"> PAGEREF _Toc455264241 \h </w:instrText>
        </w:r>
        <w:r>
          <w:rPr>
            <w:noProof/>
            <w:webHidden/>
          </w:rPr>
        </w:r>
        <w:r>
          <w:rPr>
            <w:noProof/>
            <w:webHidden/>
          </w:rPr>
          <w:fldChar w:fldCharType="separate"/>
        </w:r>
        <w:r>
          <w:rPr>
            <w:noProof/>
            <w:webHidden/>
          </w:rPr>
          <w:t>5</w:t>
        </w:r>
        <w:r>
          <w:rPr>
            <w:noProof/>
            <w:webHidden/>
          </w:rPr>
          <w:fldChar w:fldCharType="end"/>
        </w:r>
      </w:hyperlink>
    </w:p>
    <w:p w14:paraId="0B9CA4B4"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42" w:history="1">
        <w:r w:rsidRPr="005C48B7">
          <w:rPr>
            <w:rStyle w:val="Hyperlink"/>
            <w:rFonts w:eastAsia="Times New Roman" w:cs="Times New Roman"/>
            <w:noProof/>
            <w:lang w:val="en-US"/>
          </w:rPr>
          <w:t>2.2.</w:t>
        </w:r>
        <w:r>
          <w:rPr>
            <w:rFonts w:asciiTheme="minorHAnsi" w:eastAsiaTheme="minorEastAsia" w:hAnsiTheme="minorHAnsi"/>
            <w:noProof/>
            <w:sz w:val="22"/>
            <w:lang w:val="en-US" w:eastAsia="ja-JP"/>
          </w:rPr>
          <w:tab/>
        </w:r>
        <w:r w:rsidRPr="005C48B7">
          <w:rPr>
            <w:rStyle w:val="Hyperlink"/>
            <w:rFonts w:eastAsia="Times New Roman" w:cs="Times New Roman"/>
            <w:noProof/>
            <w:lang w:val="en-US"/>
          </w:rPr>
          <w:t>Giới thiệu về bài toán nhận diện cảm xúc tr</w:t>
        </w:r>
        <w:r w:rsidRPr="005C48B7">
          <w:rPr>
            <w:rStyle w:val="Hyperlink"/>
            <w:rFonts w:eastAsia="Times New Roman" w:cs="Times New Roman" w:hint="cs"/>
            <w:noProof/>
            <w:lang w:val="en-US"/>
          </w:rPr>
          <w:t>ư</w:t>
        </w:r>
        <w:r w:rsidRPr="005C48B7">
          <w:rPr>
            <w:rStyle w:val="Hyperlink"/>
            <w:rFonts w:eastAsia="Times New Roman" w:cs="Times New Roman"/>
            <w:noProof/>
            <w:lang w:val="en-US"/>
          </w:rPr>
          <w:t>ớc camera</w:t>
        </w:r>
        <w:r>
          <w:rPr>
            <w:noProof/>
            <w:webHidden/>
          </w:rPr>
          <w:tab/>
        </w:r>
        <w:r>
          <w:rPr>
            <w:noProof/>
            <w:webHidden/>
          </w:rPr>
          <w:fldChar w:fldCharType="begin"/>
        </w:r>
        <w:r>
          <w:rPr>
            <w:noProof/>
            <w:webHidden/>
          </w:rPr>
          <w:instrText xml:space="preserve"> PAGEREF _Toc455264242 \h </w:instrText>
        </w:r>
        <w:r>
          <w:rPr>
            <w:noProof/>
            <w:webHidden/>
          </w:rPr>
        </w:r>
        <w:r>
          <w:rPr>
            <w:noProof/>
            <w:webHidden/>
          </w:rPr>
          <w:fldChar w:fldCharType="separate"/>
        </w:r>
        <w:r>
          <w:rPr>
            <w:noProof/>
            <w:webHidden/>
          </w:rPr>
          <w:t>5</w:t>
        </w:r>
        <w:r>
          <w:rPr>
            <w:noProof/>
            <w:webHidden/>
          </w:rPr>
          <w:fldChar w:fldCharType="end"/>
        </w:r>
      </w:hyperlink>
    </w:p>
    <w:p w14:paraId="1367346E"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43" w:history="1">
        <w:r w:rsidRPr="005C48B7">
          <w:rPr>
            <w:rStyle w:val="Hyperlink"/>
            <w:rFonts w:eastAsia="Times New Roman" w:cs="Times New Roman"/>
            <w:noProof/>
            <w:lang w:val="en-US"/>
          </w:rPr>
          <w:t>2.3.</w:t>
        </w:r>
        <w:r>
          <w:rPr>
            <w:rFonts w:asciiTheme="minorHAnsi" w:eastAsiaTheme="minorEastAsia" w:hAnsiTheme="minorHAnsi"/>
            <w:noProof/>
            <w:sz w:val="22"/>
            <w:lang w:val="en-US" w:eastAsia="ja-JP"/>
          </w:rPr>
          <w:tab/>
        </w:r>
        <w:r w:rsidRPr="005C48B7">
          <w:rPr>
            <w:rStyle w:val="Hyperlink"/>
            <w:rFonts w:eastAsia="Times New Roman" w:cs="Times New Roman"/>
            <w:noProof/>
            <w:lang w:val="en-US"/>
          </w:rPr>
          <w:t>Thuật toán cây quyết định (decision tree)</w:t>
        </w:r>
        <w:r>
          <w:rPr>
            <w:noProof/>
            <w:webHidden/>
          </w:rPr>
          <w:tab/>
        </w:r>
        <w:r>
          <w:rPr>
            <w:noProof/>
            <w:webHidden/>
          </w:rPr>
          <w:fldChar w:fldCharType="begin"/>
        </w:r>
        <w:r>
          <w:rPr>
            <w:noProof/>
            <w:webHidden/>
          </w:rPr>
          <w:instrText xml:space="preserve"> PAGEREF _Toc455264243 \h </w:instrText>
        </w:r>
        <w:r>
          <w:rPr>
            <w:noProof/>
            <w:webHidden/>
          </w:rPr>
        </w:r>
        <w:r>
          <w:rPr>
            <w:noProof/>
            <w:webHidden/>
          </w:rPr>
          <w:fldChar w:fldCharType="separate"/>
        </w:r>
        <w:r>
          <w:rPr>
            <w:noProof/>
            <w:webHidden/>
          </w:rPr>
          <w:t>5</w:t>
        </w:r>
        <w:r>
          <w:rPr>
            <w:noProof/>
            <w:webHidden/>
          </w:rPr>
          <w:fldChar w:fldCharType="end"/>
        </w:r>
      </w:hyperlink>
    </w:p>
    <w:p w14:paraId="79532BC9"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44" w:history="1">
        <w:r w:rsidRPr="005C48B7">
          <w:rPr>
            <w:rStyle w:val="Hyperlink"/>
            <w:rFonts w:eastAsia="Times New Roman" w:cs="Times New Roman"/>
            <w:noProof/>
            <w:lang w:val="en-US"/>
          </w:rPr>
          <w:t>2.4.</w:t>
        </w:r>
        <w:r>
          <w:rPr>
            <w:rFonts w:asciiTheme="minorHAnsi" w:eastAsiaTheme="minorEastAsia" w:hAnsiTheme="minorHAnsi"/>
            <w:noProof/>
            <w:sz w:val="22"/>
            <w:lang w:val="en-US" w:eastAsia="ja-JP"/>
          </w:rPr>
          <w:tab/>
        </w:r>
        <w:r w:rsidRPr="005C48B7">
          <w:rPr>
            <w:rStyle w:val="Hyperlink"/>
            <w:rFonts w:eastAsia="Times New Roman" w:cs="Times New Roman"/>
            <w:noProof/>
            <w:lang w:val="en-US"/>
          </w:rPr>
          <w:t>Thuật toán SVM (Support Vector Machines)</w:t>
        </w:r>
        <w:r>
          <w:rPr>
            <w:noProof/>
            <w:webHidden/>
          </w:rPr>
          <w:tab/>
        </w:r>
        <w:r>
          <w:rPr>
            <w:noProof/>
            <w:webHidden/>
          </w:rPr>
          <w:fldChar w:fldCharType="begin"/>
        </w:r>
        <w:r>
          <w:rPr>
            <w:noProof/>
            <w:webHidden/>
          </w:rPr>
          <w:instrText xml:space="preserve"> PAGEREF _Toc455264244 \h </w:instrText>
        </w:r>
        <w:r>
          <w:rPr>
            <w:noProof/>
            <w:webHidden/>
          </w:rPr>
        </w:r>
        <w:r>
          <w:rPr>
            <w:noProof/>
            <w:webHidden/>
          </w:rPr>
          <w:fldChar w:fldCharType="separate"/>
        </w:r>
        <w:r>
          <w:rPr>
            <w:noProof/>
            <w:webHidden/>
          </w:rPr>
          <w:t>5</w:t>
        </w:r>
        <w:r>
          <w:rPr>
            <w:noProof/>
            <w:webHidden/>
          </w:rPr>
          <w:fldChar w:fldCharType="end"/>
        </w:r>
      </w:hyperlink>
    </w:p>
    <w:p w14:paraId="06C3B755" w14:textId="77777777" w:rsidR="006845FC" w:rsidRDefault="006845FC">
      <w:pPr>
        <w:pStyle w:val="TOC3"/>
        <w:tabs>
          <w:tab w:val="left" w:pos="1892"/>
          <w:tab w:val="right" w:leader="dot" w:pos="8777"/>
        </w:tabs>
        <w:rPr>
          <w:rFonts w:asciiTheme="minorHAnsi" w:eastAsiaTheme="minorEastAsia" w:hAnsiTheme="minorHAnsi"/>
          <w:noProof/>
          <w:sz w:val="22"/>
          <w:lang w:val="en-US" w:eastAsia="ja-JP"/>
        </w:rPr>
      </w:pPr>
      <w:hyperlink w:anchor="_Toc455264245" w:history="1">
        <w:r w:rsidRPr="005C48B7">
          <w:rPr>
            <w:rStyle w:val="Hyperlink"/>
            <w:noProof/>
            <w:lang w:val="en-US"/>
          </w:rPr>
          <w:t>2.4.1.</w:t>
        </w:r>
        <w:r>
          <w:rPr>
            <w:rFonts w:asciiTheme="minorHAnsi" w:eastAsiaTheme="minorEastAsia" w:hAnsiTheme="minorHAnsi"/>
            <w:noProof/>
            <w:sz w:val="22"/>
            <w:lang w:val="en-US" w:eastAsia="ja-JP"/>
          </w:rPr>
          <w:tab/>
        </w:r>
        <w:r w:rsidRPr="005C48B7">
          <w:rPr>
            <w:rStyle w:val="Hyperlink"/>
            <w:noProof/>
            <w:lang w:val="en-US"/>
          </w:rPr>
          <w:t>Tổng quan</w:t>
        </w:r>
        <w:r>
          <w:rPr>
            <w:noProof/>
            <w:webHidden/>
          </w:rPr>
          <w:tab/>
        </w:r>
        <w:r>
          <w:rPr>
            <w:noProof/>
            <w:webHidden/>
          </w:rPr>
          <w:fldChar w:fldCharType="begin"/>
        </w:r>
        <w:r>
          <w:rPr>
            <w:noProof/>
            <w:webHidden/>
          </w:rPr>
          <w:instrText xml:space="preserve"> PAGEREF _Toc455264245 \h </w:instrText>
        </w:r>
        <w:r>
          <w:rPr>
            <w:noProof/>
            <w:webHidden/>
          </w:rPr>
        </w:r>
        <w:r>
          <w:rPr>
            <w:noProof/>
            <w:webHidden/>
          </w:rPr>
          <w:fldChar w:fldCharType="separate"/>
        </w:r>
        <w:r>
          <w:rPr>
            <w:noProof/>
            <w:webHidden/>
          </w:rPr>
          <w:t>5</w:t>
        </w:r>
        <w:r>
          <w:rPr>
            <w:noProof/>
            <w:webHidden/>
          </w:rPr>
          <w:fldChar w:fldCharType="end"/>
        </w:r>
      </w:hyperlink>
    </w:p>
    <w:p w14:paraId="1D5CEE5B" w14:textId="77777777" w:rsidR="006845FC" w:rsidRDefault="006845FC">
      <w:pPr>
        <w:pStyle w:val="TOC3"/>
        <w:tabs>
          <w:tab w:val="left" w:pos="1892"/>
          <w:tab w:val="right" w:leader="dot" w:pos="8777"/>
        </w:tabs>
        <w:rPr>
          <w:rFonts w:asciiTheme="minorHAnsi" w:eastAsiaTheme="minorEastAsia" w:hAnsiTheme="minorHAnsi"/>
          <w:noProof/>
          <w:sz w:val="22"/>
          <w:lang w:val="en-US" w:eastAsia="ja-JP"/>
        </w:rPr>
      </w:pPr>
      <w:hyperlink w:anchor="_Toc455264246" w:history="1">
        <w:r w:rsidRPr="005C48B7">
          <w:rPr>
            <w:rStyle w:val="Hyperlink"/>
            <w:noProof/>
            <w:lang w:val="en-US"/>
          </w:rPr>
          <w:t>2.4.2.</w:t>
        </w:r>
        <w:r>
          <w:rPr>
            <w:rFonts w:asciiTheme="minorHAnsi" w:eastAsiaTheme="minorEastAsia" w:hAnsiTheme="minorHAnsi"/>
            <w:noProof/>
            <w:sz w:val="22"/>
            <w:lang w:val="en-US" w:eastAsia="ja-JP"/>
          </w:rPr>
          <w:tab/>
        </w:r>
        <w:r w:rsidRPr="005C48B7">
          <w:rPr>
            <w:rStyle w:val="Hyperlink"/>
            <w:noProof/>
            <w:lang w:val="en-US"/>
          </w:rPr>
          <w:t>SVM tuyến tính (Linear SVM)</w:t>
        </w:r>
        <w:r>
          <w:rPr>
            <w:noProof/>
            <w:webHidden/>
          </w:rPr>
          <w:tab/>
        </w:r>
        <w:r>
          <w:rPr>
            <w:noProof/>
            <w:webHidden/>
          </w:rPr>
          <w:fldChar w:fldCharType="begin"/>
        </w:r>
        <w:r>
          <w:rPr>
            <w:noProof/>
            <w:webHidden/>
          </w:rPr>
          <w:instrText xml:space="preserve"> PAGEREF _Toc455264246 \h </w:instrText>
        </w:r>
        <w:r>
          <w:rPr>
            <w:noProof/>
            <w:webHidden/>
          </w:rPr>
        </w:r>
        <w:r>
          <w:rPr>
            <w:noProof/>
            <w:webHidden/>
          </w:rPr>
          <w:fldChar w:fldCharType="separate"/>
        </w:r>
        <w:r>
          <w:rPr>
            <w:noProof/>
            <w:webHidden/>
          </w:rPr>
          <w:t>5</w:t>
        </w:r>
        <w:r>
          <w:rPr>
            <w:noProof/>
            <w:webHidden/>
          </w:rPr>
          <w:fldChar w:fldCharType="end"/>
        </w:r>
      </w:hyperlink>
    </w:p>
    <w:p w14:paraId="1130CE90" w14:textId="77777777" w:rsidR="006845FC" w:rsidRDefault="006845FC">
      <w:pPr>
        <w:pStyle w:val="TOC4"/>
        <w:tabs>
          <w:tab w:val="left" w:pos="2347"/>
          <w:tab w:val="right" w:leader="dot" w:pos="8777"/>
        </w:tabs>
        <w:rPr>
          <w:rFonts w:asciiTheme="minorHAnsi" w:eastAsiaTheme="minorEastAsia" w:hAnsiTheme="minorHAnsi"/>
          <w:noProof/>
          <w:sz w:val="22"/>
          <w:lang w:val="en-US" w:eastAsia="ja-JP"/>
        </w:rPr>
      </w:pPr>
      <w:hyperlink w:anchor="_Toc455264247" w:history="1">
        <w:r w:rsidRPr="005C48B7">
          <w:rPr>
            <w:rStyle w:val="Hyperlink"/>
            <w:noProof/>
            <w:lang w:val="en-US"/>
          </w:rPr>
          <w:t>2.4.2.1.</w:t>
        </w:r>
        <w:r>
          <w:rPr>
            <w:rFonts w:asciiTheme="minorHAnsi" w:eastAsiaTheme="minorEastAsia" w:hAnsiTheme="minorHAnsi"/>
            <w:noProof/>
            <w:sz w:val="22"/>
            <w:lang w:val="en-US" w:eastAsia="ja-JP"/>
          </w:rPr>
          <w:tab/>
        </w:r>
        <w:r w:rsidRPr="005C48B7">
          <w:rPr>
            <w:rStyle w:val="Hyperlink"/>
            <w:noProof/>
            <w:lang w:val="en-US"/>
          </w:rPr>
          <w:t>Hard-margin</w:t>
        </w:r>
        <w:r>
          <w:rPr>
            <w:noProof/>
            <w:webHidden/>
          </w:rPr>
          <w:tab/>
        </w:r>
        <w:r>
          <w:rPr>
            <w:noProof/>
            <w:webHidden/>
          </w:rPr>
          <w:fldChar w:fldCharType="begin"/>
        </w:r>
        <w:r>
          <w:rPr>
            <w:noProof/>
            <w:webHidden/>
          </w:rPr>
          <w:instrText xml:space="preserve"> PAGEREF _Toc455264247 \h </w:instrText>
        </w:r>
        <w:r>
          <w:rPr>
            <w:noProof/>
            <w:webHidden/>
          </w:rPr>
        </w:r>
        <w:r>
          <w:rPr>
            <w:noProof/>
            <w:webHidden/>
          </w:rPr>
          <w:fldChar w:fldCharType="separate"/>
        </w:r>
        <w:r>
          <w:rPr>
            <w:noProof/>
            <w:webHidden/>
          </w:rPr>
          <w:t>6</w:t>
        </w:r>
        <w:r>
          <w:rPr>
            <w:noProof/>
            <w:webHidden/>
          </w:rPr>
          <w:fldChar w:fldCharType="end"/>
        </w:r>
      </w:hyperlink>
    </w:p>
    <w:p w14:paraId="187111F4" w14:textId="77777777" w:rsidR="006845FC" w:rsidRDefault="006845FC">
      <w:pPr>
        <w:pStyle w:val="TOC4"/>
        <w:tabs>
          <w:tab w:val="left" w:pos="2347"/>
          <w:tab w:val="right" w:leader="dot" w:pos="8777"/>
        </w:tabs>
        <w:rPr>
          <w:rFonts w:asciiTheme="minorHAnsi" w:eastAsiaTheme="minorEastAsia" w:hAnsiTheme="minorHAnsi"/>
          <w:noProof/>
          <w:sz w:val="22"/>
          <w:lang w:val="en-US" w:eastAsia="ja-JP"/>
        </w:rPr>
      </w:pPr>
      <w:hyperlink w:anchor="_Toc455264248" w:history="1">
        <w:r w:rsidRPr="005C48B7">
          <w:rPr>
            <w:rStyle w:val="Hyperlink"/>
            <w:noProof/>
            <w:lang w:val="en-US"/>
          </w:rPr>
          <w:t>2.4.2.2.</w:t>
        </w:r>
        <w:r>
          <w:rPr>
            <w:rFonts w:asciiTheme="minorHAnsi" w:eastAsiaTheme="minorEastAsia" w:hAnsiTheme="minorHAnsi"/>
            <w:noProof/>
            <w:sz w:val="22"/>
            <w:lang w:val="en-US" w:eastAsia="ja-JP"/>
          </w:rPr>
          <w:tab/>
        </w:r>
        <w:r w:rsidRPr="005C48B7">
          <w:rPr>
            <w:rStyle w:val="Hyperlink"/>
            <w:noProof/>
            <w:lang w:val="en-US"/>
          </w:rPr>
          <w:t>Soft-margin</w:t>
        </w:r>
        <w:r>
          <w:rPr>
            <w:noProof/>
            <w:webHidden/>
          </w:rPr>
          <w:tab/>
        </w:r>
        <w:r>
          <w:rPr>
            <w:noProof/>
            <w:webHidden/>
          </w:rPr>
          <w:fldChar w:fldCharType="begin"/>
        </w:r>
        <w:r>
          <w:rPr>
            <w:noProof/>
            <w:webHidden/>
          </w:rPr>
          <w:instrText xml:space="preserve"> PAGEREF _Toc455264248 \h </w:instrText>
        </w:r>
        <w:r>
          <w:rPr>
            <w:noProof/>
            <w:webHidden/>
          </w:rPr>
        </w:r>
        <w:r>
          <w:rPr>
            <w:noProof/>
            <w:webHidden/>
          </w:rPr>
          <w:fldChar w:fldCharType="separate"/>
        </w:r>
        <w:r>
          <w:rPr>
            <w:noProof/>
            <w:webHidden/>
          </w:rPr>
          <w:t>7</w:t>
        </w:r>
        <w:r>
          <w:rPr>
            <w:noProof/>
            <w:webHidden/>
          </w:rPr>
          <w:fldChar w:fldCharType="end"/>
        </w:r>
      </w:hyperlink>
    </w:p>
    <w:p w14:paraId="44CA747D" w14:textId="77777777" w:rsidR="006845FC" w:rsidRDefault="006845FC">
      <w:pPr>
        <w:pStyle w:val="TOC3"/>
        <w:tabs>
          <w:tab w:val="left" w:pos="1892"/>
          <w:tab w:val="right" w:leader="dot" w:pos="8777"/>
        </w:tabs>
        <w:rPr>
          <w:rFonts w:asciiTheme="minorHAnsi" w:eastAsiaTheme="minorEastAsia" w:hAnsiTheme="minorHAnsi"/>
          <w:noProof/>
          <w:sz w:val="22"/>
          <w:lang w:val="en-US" w:eastAsia="ja-JP"/>
        </w:rPr>
      </w:pPr>
      <w:hyperlink w:anchor="_Toc455264249" w:history="1">
        <w:r w:rsidRPr="005C48B7">
          <w:rPr>
            <w:rStyle w:val="Hyperlink"/>
            <w:noProof/>
            <w:lang w:val="en-US"/>
          </w:rPr>
          <w:t>2.4.3.</w:t>
        </w:r>
        <w:r>
          <w:rPr>
            <w:rFonts w:asciiTheme="minorHAnsi" w:eastAsiaTheme="minorEastAsia" w:hAnsiTheme="minorHAnsi"/>
            <w:noProof/>
            <w:sz w:val="22"/>
            <w:lang w:val="en-US" w:eastAsia="ja-JP"/>
          </w:rPr>
          <w:tab/>
        </w:r>
        <w:r w:rsidRPr="005C48B7">
          <w:rPr>
            <w:rStyle w:val="Hyperlink"/>
            <w:noProof/>
            <w:lang w:val="en-US"/>
          </w:rPr>
          <w:t>Kernel method</w:t>
        </w:r>
        <w:r>
          <w:rPr>
            <w:noProof/>
            <w:webHidden/>
          </w:rPr>
          <w:tab/>
        </w:r>
        <w:r>
          <w:rPr>
            <w:noProof/>
            <w:webHidden/>
          </w:rPr>
          <w:fldChar w:fldCharType="begin"/>
        </w:r>
        <w:r>
          <w:rPr>
            <w:noProof/>
            <w:webHidden/>
          </w:rPr>
          <w:instrText xml:space="preserve"> PAGEREF _Toc455264249 \h </w:instrText>
        </w:r>
        <w:r>
          <w:rPr>
            <w:noProof/>
            <w:webHidden/>
          </w:rPr>
        </w:r>
        <w:r>
          <w:rPr>
            <w:noProof/>
            <w:webHidden/>
          </w:rPr>
          <w:fldChar w:fldCharType="separate"/>
        </w:r>
        <w:r>
          <w:rPr>
            <w:noProof/>
            <w:webHidden/>
          </w:rPr>
          <w:t>7</w:t>
        </w:r>
        <w:r>
          <w:rPr>
            <w:noProof/>
            <w:webHidden/>
          </w:rPr>
          <w:fldChar w:fldCharType="end"/>
        </w:r>
      </w:hyperlink>
    </w:p>
    <w:p w14:paraId="25E3B7C1" w14:textId="77777777" w:rsidR="006845FC" w:rsidRDefault="006845FC">
      <w:pPr>
        <w:pStyle w:val="TOC4"/>
        <w:tabs>
          <w:tab w:val="left" w:pos="2347"/>
          <w:tab w:val="right" w:leader="dot" w:pos="8777"/>
        </w:tabs>
        <w:rPr>
          <w:rFonts w:asciiTheme="minorHAnsi" w:eastAsiaTheme="minorEastAsia" w:hAnsiTheme="minorHAnsi"/>
          <w:noProof/>
          <w:sz w:val="22"/>
          <w:lang w:val="en-US" w:eastAsia="ja-JP"/>
        </w:rPr>
      </w:pPr>
      <w:hyperlink w:anchor="_Toc455264250" w:history="1">
        <w:r w:rsidRPr="005C48B7">
          <w:rPr>
            <w:rStyle w:val="Hyperlink"/>
            <w:noProof/>
          </w:rPr>
          <w:t>2.4.3.1.</w:t>
        </w:r>
        <w:r>
          <w:rPr>
            <w:rFonts w:asciiTheme="minorHAnsi" w:eastAsiaTheme="minorEastAsia" w:hAnsiTheme="minorHAnsi"/>
            <w:noProof/>
            <w:sz w:val="22"/>
            <w:lang w:val="en-US" w:eastAsia="ja-JP"/>
          </w:rPr>
          <w:tab/>
        </w:r>
        <w:r w:rsidRPr="005C48B7">
          <w:rPr>
            <w:rStyle w:val="Hyperlink"/>
            <w:noProof/>
          </w:rPr>
          <w:t>Định nghĩa</w:t>
        </w:r>
        <w:r>
          <w:rPr>
            <w:noProof/>
            <w:webHidden/>
          </w:rPr>
          <w:tab/>
        </w:r>
        <w:r>
          <w:rPr>
            <w:noProof/>
            <w:webHidden/>
          </w:rPr>
          <w:fldChar w:fldCharType="begin"/>
        </w:r>
        <w:r>
          <w:rPr>
            <w:noProof/>
            <w:webHidden/>
          </w:rPr>
          <w:instrText xml:space="preserve"> PAGEREF _Toc455264250 \h </w:instrText>
        </w:r>
        <w:r>
          <w:rPr>
            <w:noProof/>
            <w:webHidden/>
          </w:rPr>
        </w:r>
        <w:r>
          <w:rPr>
            <w:noProof/>
            <w:webHidden/>
          </w:rPr>
          <w:fldChar w:fldCharType="separate"/>
        </w:r>
        <w:r>
          <w:rPr>
            <w:noProof/>
            <w:webHidden/>
          </w:rPr>
          <w:t>8</w:t>
        </w:r>
        <w:r>
          <w:rPr>
            <w:noProof/>
            <w:webHidden/>
          </w:rPr>
          <w:fldChar w:fldCharType="end"/>
        </w:r>
      </w:hyperlink>
    </w:p>
    <w:p w14:paraId="2C0D2083" w14:textId="77777777" w:rsidR="006845FC" w:rsidRDefault="006845FC">
      <w:pPr>
        <w:pStyle w:val="TOC4"/>
        <w:tabs>
          <w:tab w:val="left" w:pos="2347"/>
          <w:tab w:val="right" w:leader="dot" w:pos="8777"/>
        </w:tabs>
        <w:rPr>
          <w:rFonts w:asciiTheme="minorHAnsi" w:eastAsiaTheme="minorEastAsia" w:hAnsiTheme="minorHAnsi"/>
          <w:noProof/>
          <w:sz w:val="22"/>
          <w:lang w:val="en-US" w:eastAsia="ja-JP"/>
        </w:rPr>
      </w:pPr>
      <w:hyperlink w:anchor="_Toc455264251" w:history="1">
        <w:r w:rsidRPr="005C48B7">
          <w:rPr>
            <w:rStyle w:val="Hyperlink"/>
            <w:noProof/>
          </w:rPr>
          <w:t>2.4.3.2.</w:t>
        </w:r>
        <w:r>
          <w:rPr>
            <w:rFonts w:asciiTheme="minorHAnsi" w:eastAsiaTheme="minorEastAsia" w:hAnsiTheme="minorHAnsi"/>
            <w:noProof/>
            <w:sz w:val="22"/>
            <w:lang w:val="en-US" w:eastAsia="ja-JP"/>
          </w:rPr>
          <w:tab/>
        </w:r>
        <w:r w:rsidRPr="005C48B7">
          <w:rPr>
            <w:rStyle w:val="Hyperlink"/>
            <w:noProof/>
          </w:rPr>
          <w:t>Điều kiện Mercer</w:t>
        </w:r>
        <w:r>
          <w:rPr>
            <w:noProof/>
            <w:webHidden/>
          </w:rPr>
          <w:tab/>
        </w:r>
        <w:r>
          <w:rPr>
            <w:noProof/>
            <w:webHidden/>
          </w:rPr>
          <w:fldChar w:fldCharType="begin"/>
        </w:r>
        <w:r>
          <w:rPr>
            <w:noProof/>
            <w:webHidden/>
          </w:rPr>
          <w:instrText xml:space="preserve"> PAGEREF _Toc455264251 \h </w:instrText>
        </w:r>
        <w:r>
          <w:rPr>
            <w:noProof/>
            <w:webHidden/>
          </w:rPr>
        </w:r>
        <w:r>
          <w:rPr>
            <w:noProof/>
            <w:webHidden/>
          </w:rPr>
          <w:fldChar w:fldCharType="separate"/>
        </w:r>
        <w:r>
          <w:rPr>
            <w:noProof/>
            <w:webHidden/>
          </w:rPr>
          <w:t>9</w:t>
        </w:r>
        <w:r>
          <w:rPr>
            <w:noProof/>
            <w:webHidden/>
          </w:rPr>
          <w:fldChar w:fldCharType="end"/>
        </w:r>
      </w:hyperlink>
    </w:p>
    <w:p w14:paraId="0EA4FA50" w14:textId="77777777" w:rsidR="006845FC" w:rsidRDefault="006845FC">
      <w:pPr>
        <w:pStyle w:val="TOC4"/>
        <w:tabs>
          <w:tab w:val="left" w:pos="2347"/>
          <w:tab w:val="right" w:leader="dot" w:pos="8777"/>
        </w:tabs>
        <w:rPr>
          <w:rFonts w:asciiTheme="minorHAnsi" w:eastAsiaTheme="minorEastAsia" w:hAnsiTheme="minorHAnsi"/>
          <w:noProof/>
          <w:sz w:val="22"/>
          <w:lang w:val="en-US" w:eastAsia="ja-JP"/>
        </w:rPr>
      </w:pPr>
      <w:hyperlink w:anchor="_Toc455264252" w:history="1">
        <w:r w:rsidRPr="005C48B7">
          <w:rPr>
            <w:rStyle w:val="Hyperlink"/>
            <w:noProof/>
          </w:rPr>
          <w:t>2.4.3.3.</w:t>
        </w:r>
        <w:r>
          <w:rPr>
            <w:rFonts w:asciiTheme="minorHAnsi" w:eastAsiaTheme="minorEastAsia" w:hAnsiTheme="minorHAnsi"/>
            <w:noProof/>
            <w:sz w:val="22"/>
            <w:lang w:val="en-US" w:eastAsia="ja-JP"/>
          </w:rPr>
          <w:tab/>
        </w:r>
        <w:r w:rsidRPr="005C48B7">
          <w:rPr>
            <w:rStyle w:val="Hyperlink"/>
            <w:noProof/>
          </w:rPr>
          <w:t>Radial basis function (RBF)</w:t>
        </w:r>
        <w:r>
          <w:rPr>
            <w:noProof/>
            <w:webHidden/>
          </w:rPr>
          <w:tab/>
        </w:r>
        <w:r>
          <w:rPr>
            <w:noProof/>
            <w:webHidden/>
          </w:rPr>
          <w:fldChar w:fldCharType="begin"/>
        </w:r>
        <w:r>
          <w:rPr>
            <w:noProof/>
            <w:webHidden/>
          </w:rPr>
          <w:instrText xml:space="preserve"> PAGEREF _Toc455264252 \h </w:instrText>
        </w:r>
        <w:r>
          <w:rPr>
            <w:noProof/>
            <w:webHidden/>
          </w:rPr>
        </w:r>
        <w:r>
          <w:rPr>
            <w:noProof/>
            <w:webHidden/>
          </w:rPr>
          <w:fldChar w:fldCharType="separate"/>
        </w:r>
        <w:r>
          <w:rPr>
            <w:noProof/>
            <w:webHidden/>
          </w:rPr>
          <w:t>9</w:t>
        </w:r>
        <w:r>
          <w:rPr>
            <w:noProof/>
            <w:webHidden/>
          </w:rPr>
          <w:fldChar w:fldCharType="end"/>
        </w:r>
      </w:hyperlink>
    </w:p>
    <w:p w14:paraId="6A2395CB"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53" w:history="1">
        <w:r w:rsidRPr="005C48B7">
          <w:rPr>
            <w:rStyle w:val="Hyperlink"/>
            <w:noProof/>
          </w:rPr>
          <w:t>2.5.</w:t>
        </w:r>
        <w:r>
          <w:rPr>
            <w:rFonts w:asciiTheme="minorHAnsi" w:eastAsiaTheme="minorEastAsia" w:hAnsiTheme="minorHAnsi"/>
            <w:noProof/>
            <w:sz w:val="22"/>
            <w:lang w:val="en-US" w:eastAsia="ja-JP"/>
          </w:rPr>
          <w:tab/>
        </w:r>
        <w:r w:rsidRPr="005C48B7">
          <w:rPr>
            <w:rStyle w:val="Hyperlink"/>
            <w:noProof/>
          </w:rPr>
          <w:t>Multi-class SVM</w:t>
        </w:r>
        <w:r>
          <w:rPr>
            <w:noProof/>
            <w:webHidden/>
          </w:rPr>
          <w:tab/>
        </w:r>
        <w:r>
          <w:rPr>
            <w:noProof/>
            <w:webHidden/>
          </w:rPr>
          <w:fldChar w:fldCharType="begin"/>
        </w:r>
        <w:r>
          <w:rPr>
            <w:noProof/>
            <w:webHidden/>
          </w:rPr>
          <w:instrText xml:space="preserve"> PAGEREF _Toc455264253 \h </w:instrText>
        </w:r>
        <w:r>
          <w:rPr>
            <w:noProof/>
            <w:webHidden/>
          </w:rPr>
        </w:r>
        <w:r>
          <w:rPr>
            <w:noProof/>
            <w:webHidden/>
          </w:rPr>
          <w:fldChar w:fldCharType="separate"/>
        </w:r>
        <w:r>
          <w:rPr>
            <w:noProof/>
            <w:webHidden/>
          </w:rPr>
          <w:t>10</w:t>
        </w:r>
        <w:r>
          <w:rPr>
            <w:noProof/>
            <w:webHidden/>
          </w:rPr>
          <w:fldChar w:fldCharType="end"/>
        </w:r>
      </w:hyperlink>
    </w:p>
    <w:p w14:paraId="72367891" w14:textId="77777777" w:rsidR="006845FC" w:rsidRDefault="006845FC">
      <w:pPr>
        <w:pStyle w:val="TOC3"/>
        <w:tabs>
          <w:tab w:val="left" w:pos="1892"/>
          <w:tab w:val="right" w:leader="dot" w:pos="8777"/>
        </w:tabs>
        <w:rPr>
          <w:rFonts w:asciiTheme="minorHAnsi" w:eastAsiaTheme="minorEastAsia" w:hAnsiTheme="minorHAnsi"/>
          <w:noProof/>
          <w:sz w:val="22"/>
          <w:lang w:val="en-US" w:eastAsia="ja-JP"/>
        </w:rPr>
      </w:pPr>
      <w:hyperlink w:anchor="_Toc455264254" w:history="1">
        <w:r w:rsidRPr="005C48B7">
          <w:rPr>
            <w:rStyle w:val="Hyperlink"/>
            <w:noProof/>
          </w:rPr>
          <w:t>2.5.1.</w:t>
        </w:r>
        <w:r>
          <w:rPr>
            <w:rFonts w:asciiTheme="minorHAnsi" w:eastAsiaTheme="minorEastAsia" w:hAnsiTheme="minorHAnsi"/>
            <w:noProof/>
            <w:sz w:val="22"/>
            <w:lang w:val="en-US" w:eastAsia="ja-JP"/>
          </w:rPr>
          <w:tab/>
        </w:r>
        <w:r w:rsidRPr="005C48B7">
          <w:rPr>
            <w:rStyle w:val="Hyperlink"/>
            <w:noProof/>
          </w:rPr>
          <w:t>One-versus-all</w:t>
        </w:r>
        <w:r>
          <w:rPr>
            <w:noProof/>
            <w:webHidden/>
          </w:rPr>
          <w:tab/>
        </w:r>
        <w:r>
          <w:rPr>
            <w:noProof/>
            <w:webHidden/>
          </w:rPr>
          <w:fldChar w:fldCharType="begin"/>
        </w:r>
        <w:r>
          <w:rPr>
            <w:noProof/>
            <w:webHidden/>
          </w:rPr>
          <w:instrText xml:space="preserve"> PAGEREF _Toc455264254 \h </w:instrText>
        </w:r>
        <w:r>
          <w:rPr>
            <w:noProof/>
            <w:webHidden/>
          </w:rPr>
        </w:r>
        <w:r>
          <w:rPr>
            <w:noProof/>
            <w:webHidden/>
          </w:rPr>
          <w:fldChar w:fldCharType="separate"/>
        </w:r>
        <w:r>
          <w:rPr>
            <w:noProof/>
            <w:webHidden/>
          </w:rPr>
          <w:t>10</w:t>
        </w:r>
        <w:r>
          <w:rPr>
            <w:noProof/>
            <w:webHidden/>
          </w:rPr>
          <w:fldChar w:fldCharType="end"/>
        </w:r>
      </w:hyperlink>
    </w:p>
    <w:p w14:paraId="2EBC3B21" w14:textId="77777777" w:rsidR="006845FC" w:rsidRDefault="006845FC">
      <w:pPr>
        <w:pStyle w:val="TOC3"/>
        <w:tabs>
          <w:tab w:val="left" w:pos="1892"/>
          <w:tab w:val="right" w:leader="dot" w:pos="8777"/>
        </w:tabs>
        <w:rPr>
          <w:rFonts w:asciiTheme="minorHAnsi" w:eastAsiaTheme="minorEastAsia" w:hAnsiTheme="minorHAnsi"/>
          <w:noProof/>
          <w:sz w:val="22"/>
          <w:lang w:val="en-US" w:eastAsia="ja-JP"/>
        </w:rPr>
      </w:pPr>
      <w:hyperlink w:anchor="_Toc455264255" w:history="1">
        <w:r w:rsidRPr="005C48B7">
          <w:rPr>
            <w:rStyle w:val="Hyperlink"/>
            <w:noProof/>
          </w:rPr>
          <w:t>2.5.2.</w:t>
        </w:r>
        <w:r>
          <w:rPr>
            <w:rFonts w:asciiTheme="minorHAnsi" w:eastAsiaTheme="minorEastAsia" w:hAnsiTheme="minorHAnsi"/>
            <w:noProof/>
            <w:sz w:val="22"/>
            <w:lang w:val="en-US" w:eastAsia="ja-JP"/>
          </w:rPr>
          <w:tab/>
        </w:r>
        <w:r w:rsidRPr="005C48B7">
          <w:rPr>
            <w:rStyle w:val="Hyperlink"/>
            <w:noProof/>
          </w:rPr>
          <w:t>One-versus-one</w:t>
        </w:r>
        <w:r>
          <w:rPr>
            <w:noProof/>
            <w:webHidden/>
          </w:rPr>
          <w:tab/>
        </w:r>
        <w:r>
          <w:rPr>
            <w:noProof/>
            <w:webHidden/>
          </w:rPr>
          <w:fldChar w:fldCharType="begin"/>
        </w:r>
        <w:r>
          <w:rPr>
            <w:noProof/>
            <w:webHidden/>
          </w:rPr>
          <w:instrText xml:space="preserve"> PAGEREF _Toc455264255 \h </w:instrText>
        </w:r>
        <w:r>
          <w:rPr>
            <w:noProof/>
            <w:webHidden/>
          </w:rPr>
        </w:r>
        <w:r>
          <w:rPr>
            <w:noProof/>
            <w:webHidden/>
          </w:rPr>
          <w:fldChar w:fldCharType="separate"/>
        </w:r>
        <w:r>
          <w:rPr>
            <w:noProof/>
            <w:webHidden/>
          </w:rPr>
          <w:t>10</w:t>
        </w:r>
        <w:r>
          <w:rPr>
            <w:noProof/>
            <w:webHidden/>
          </w:rPr>
          <w:fldChar w:fldCharType="end"/>
        </w:r>
      </w:hyperlink>
    </w:p>
    <w:p w14:paraId="06351C8F"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56" w:history="1">
        <w:r w:rsidRPr="005C48B7">
          <w:rPr>
            <w:rStyle w:val="Hyperlink"/>
            <w:noProof/>
          </w:rPr>
          <w:t>2.6.</w:t>
        </w:r>
        <w:r>
          <w:rPr>
            <w:rFonts w:asciiTheme="minorHAnsi" w:eastAsiaTheme="minorEastAsia" w:hAnsiTheme="minorHAnsi"/>
            <w:noProof/>
            <w:sz w:val="22"/>
            <w:lang w:val="en-US" w:eastAsia="ja-JP"/>
          </w:rPr>
          <w:tab/>
        </w:r>
        <w:r w:rsidRPr="005C48B7">
          <w:rPr>
            <w:rStyle w:val="Hyperlink"/>
            <w:noProof/>
          </w:rPr>
          <w:t>Cải tiến model</w:t>
        </w:r>
        <w:r>
          <w:rPr>
            <w:noProof/>
            <w:webHidden/>
          </w:rPr>
          <w:tab/>
        </w:r>
        <w:r>
          <w:rPr>
            <w:noProof/>
            <w:webHidden/>
          </w:rPr>
          <w:fldChar w:fldCharType="begin"/>
        </w:r>
        <w:r>
          <w:rPr>
            <w:noProof/>
            <w:webHidden/>
          </w:rPr>
          <w:instrText xml:space="preserve"> PAGEREF _Toc455264256 \h </w:instrText>
        </w:r>
        <w:r>
          <w:rPr>
            <w:noProof/>
            <w:webHidden/>
          </w:rPr>
        </w:r>
        <w:r>
          <w:rPr>
            <w:noProof/>
            <w:webHidden/>
          </w:rPr>
          <w:fldChar w:fldCharType="separate"/>
        </w:r>
        <w:r>
          <w:rPr>
            <w:noProof/>
            <w:webHidden/>
          </w:rPr>
          <w:t>11</w:t>
        </w:r>
        <w:r>
          <w:rPr>
            <w:noProof/>
            <w:webHidden/>
          </w:rPr>
          <w:fldChar w:fldCharType="end"/>
        </w:r>
      </w:hyperlink>
    </w:p>
    <w:p w14:paraId="3E955CEF" w14:textId="77777777" w:rsidR="006845FC" w:rsidRDefault="006845FC">
      <w:pPr>
        <w:pStyle w:val="TOC1"/>
        <w:rPr>
          <w:rFonts w:asciiTheme="minorHAnsi" w:eastAsiaTheme="minorEastAsia" w:hAnsiTheme="minorHAnsi"/>
          <w:noProof/>
          <w:sz w:val="22"/>
          <w:lang w:val="en-US" w:eastAsia="ja-JP"/>
        </w:rPr>
      </w:pPr>
      <w:hyperlink w:anchor="_Toc455264257" w:history="1">
        <w:r w:rsidRPr="005C48B7">
          <w:rPr>
            <w:rStyle w:val="Hyperlink"/>
            <w:noProof/>
          </w:rPr>
          <w:t>Ch</w:t>
        </w:r>
        <w:r w:rsidRPr="005C48B7">
          <w:rPr>
            <w:rStyle w:val="Hyperlink"/>
            <w:rFonts w:hint="cs"/>
            <w:noProof/>
          </w:rPr>
          <w:t>ươ</w:t>
        </w:r>
        <w:r w:rsidRPr="005C48B7">
          <w:rPr>
            <w:rStyle w:val="Hyperlink"/>
            <w:noProof/>
          </w:rPr>
          <w:t>ng 3.</w:t>
        </w:r>
        <w:r>
          <w:rPr>
            <w:rFonts w:asciiTheme="minorHAnsi" w:eastAsiaTheme="minorEastAsia" w:hAnsiTheme="minorHAnsi"/>
            <w:noProof/>
            <w:sz w:val="22"/>
            <w:lang w:val="en-US" w:eastAsia="ja-JP"/>
          </w:rPr>
          <w:tab/>
        </w:r>
        <w:r w:rsidRPr="005C48B7">
          <w:rPr>
            <w:rStyle w:val="Hyperlink"/>
            <w:noProof/>
          </w:rPr>
          <w:t>Ph</w:t>
        </w:r>
        <w:r w:rsidRPr="005C48B7">
          <w:rPr>
            <w:rStyle w:val="Hyperlink"/>
            <w:rFonts w:hint="cs"/>
            <w:noProof/>
          </w:rPr>
          <w:t>ươ</w:t>
        </w:r>
        <w:r w:rsidRPr="005C48B7">
          <w:rPr>
            <w:rStyle w:val="Hyperlink"/>
            <w:noProof/>
          </w:rPr>
          <w:t>ng phá</w:t>
        </w:r>
        <w:r w:rsidRPr="005C48B7">
          <w:rPr>
            <w:rStyle w:val="Hyperlink"/>
            <w:noProof/>
          </w:rPr>
          <w:t>p</w:t>
        </w:r>
        <w:r w:rsidRPr="005C48B7">
          <w:rPr>
            <w:rStyle w:val="Hyperlink"/>
            <w:noProof/>
          </w:rPr>
          <w:t xml:space="preserve"> tiếp cận</w:t>
        </w:r>
        <w:r>
          <w:rPr>
            <w:noProof/>
            <w:webHidden/>
          </w:rPr>
          <w:tab/>
        </w:r>
        <w:r>
          <w:rPr>
            <w:noProof/>
            <w:webHidden/>
          </w:rPr>
          <w:fldChar w:fldCharType="begin"/>
        </w:r>
        <w:r>
          <w:rPr>
            <w:noProof/>
            <w:webHidden/>
          </w:rPr>
          <w:instrText xml:space="preserve"> PAGEREF _Toc455264257 \h </w:instrText>
        </w:r>
        <w:r>
          <w:rPr>
            <w:noProof/>
            <w:webHidden/>
          </w:rPr>
        </w:r>
        <w:r>
          <w:rPr>
            <w:noProof/>
            <w:webHidden/>
          </w:rPr>
          <w:fldChar w:fldCharType="separate"/>
        </w:r>
        <w:r>
          <w:rPr>
            <w:noProof/>
            <w:webHidden/>
          </w:rPr>
          <w:t>12</w:t>
        </w:r>
        <w:r>
          <w:rPr>
            <w:noProof/>
            <w:webHidden/>
          </w:rPr>
          <w:fldChar w:fldCharType="end"/>
        </w:r>
      </w:hyperlink>
    </w:p>
    <w:p w14:paraId="031B2581"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58" w:history="1">
        <w:r w:rsidRPr="005C48B7">
          <w:rPr>
            <w:rStyle w:val="Hyperlink"/>
            <w:noProof/>
          </w:rPr>
          <w:t>3.1.</w:t>
        </w:r>
        <w:r>
          <w:rPr>
            <w:rFonts w:asciiTheme="minorHAnsi" w:eastAsiaTheme="minorEastAsia" w:hAnsiTheme="minorHAnsi"/>
            <w:noProof/>
            <w:sz w:val="22"/>
            <w:lang w:val="en-US" w:eastAsia="ja-JP"/>
          </w:rPr>
          <w:tab/>
        </w:r>
        <w:r w:rsidRPr="005C48B7">
          <w:rPr>
            <w:rStyle w:val="Hyperlink"/>
            <w:noProof/>
          </w:rPr>
          <w:t>Giới thiệu về ứng dụng</w:t>
        </w:r>
        <w:r>
          <w:rPr>
            <w:noProof/>
            <w:webHidden/>
          </w:rPr>
          <w:tab/>
        </w:r>
        <w:r>
          <w:rPr>
            <w:noProof/>
            <w:webHidden/>
          </w:rPr>
          <w:fldChar w:fldCharType="begin"/>
        </w:r>
        <w:r>
          <w:rPr>
            <w:noProof/>
            <w:webHidden/>
          </w:rPr>
          <w:instrText xml:space="preserve"> PAGEREF _Toc455264258 \h </w:instrText>
        </w:r>
        <w:r>
          <w:rPr>
            <w:noProof/>
            <w:webHidden/>
          </w:rPr>
        </w:r>
        <w:r>
          <w:rPr>
            <w:noProof/>
            <w:webHidden/>
          </w:rPr>
          <w:fldChar w:fldCharType="separate"/>
        </w:r>
        <w:r>
          <w:rPr>
            <w:noProof/>
            <w:webHidden/>
          </w:rPr>
          <w:t>12</w:t>
        </w:r>
        <w:r>
          <w:rPr>
            <w:noProof/>
            <w:webHidden/>
          </w:rPr>
          <w:fldChar w:fldCharType="end"/>
        </w:r>
      </w:hyperlink>
    </w:p>
    <w:p w14:paraId="437A6FD3" w14:textId="77777777" w:rsidR="006845FC" w:rsidRDefault="006845FC">
      <w:pPr>
        <w:pStyle w:val="TOC3"/>
        <w:tabs>
          <w:tab w:val="left" w:pos="1892"/>
          <w:tab w:val="right" w:leader="dot" w:pos="8777"/>
        </w:tabs>
        <w:rPr>
          <w:rFonts w:asciiTheme="minorHAnsi" w:eastAsiaTheme="minorEastAsia" w:hAnsiTheme="minorHAnsi"/>
          <w:noProof/>
          <w:sz w:val="22"/>
          <w:lang w:val="en-US" w:eastAsia="ja-JP"/>
        </w:rPr>
      </w:pPr>
      <w:hyperlink w:anchor="_Toc455264259" w:history="1">
        <w:r w:rsidRPr="005C48B7">
          <w:rPr>
            <w:rStyle w:val="Hyperlink"/>
            <w:noProof/>
          </w:rPr>
          <w:t>3.1.1.</w:t>
        </w:r>
        <w:r>
          <w:rPr>
            <w:rFonts w:asciiTheme="minorHAnsi" w:eastAsiaTheme="minorEastAsia" w:hAnsiTheme="minorHAnsi"/>
            <w:noProof/>
            <w:sz w:val="22"/>
            <w:lang w:val="en-US" w:eastAsia="ja-JP"/>
          </w:rPr>
          <w:tab/>
        </w:r>
        <w:r w:rsidRPr="005C48B7">
          <w:rPr>
            <w:rStyle w:val="Hyperlink"/>
            <w:noProof/>
          </w:rPr>
          <w:t>Tính năng nhận diện cảm xúc</w:t>
        </w:r>
        <w:r>
          <w:rPr>
            <w:noProof/>
            <w:webHidden/>
          </w:rPr>
          <w:tab/>
        </w:r>
        <w:r>
          <w:rPr>
            <w:noProof/>
            <w:webHidden/>
          </w:rPr>
          <w:fldChar w:fldCharType="begin"/>
        </w:r>
        <w:r>
          <w:rPr>
            <w:noProof/>
            <w:webHidden/>
          </w:rPr>
          <w:instrText xml:space="preserve"> PAGEREF _Toc455264259 \h </w:instrText>
        </w:r>
        <w:r>
          <w:rPr>
            <w:noProof/>
            <w:webHidden/>
          </w:rPr>
        </w:r>
        <w:r>
          <w:rPr>
            <w:noProof/>
            <w:webHidden/>
          </w:rPr>
          <w:fldChar w:fldCharType="separate"/>
        </w:r>
        <w:r>
          <w:rPr>
            <w:noProof/>
            <w:webHidden/>
          </w:rPr>
          <w:t>12</w:t>
        </w:r>
        <w:r>
          <w:rPr>
            <w:noProof/>
            <w:webHidden/>
          </w:rPr>
          <w:fldChar w:fldCharType="end"/>
        </w:r>
      </w:hyperlink>
    </w:p>
    <w:p w14:paraId="4B20C0B4" w14:textId="77777777" w:rsidR="006845FC" w:rsidRDefault="006845FC">
      <w:pPr>
        <w:pStyle w:val="TOC3"/>
        <w:tabs>
          <w:tab w:val="left" w:pos="1892"/>
          <w:tab w:val="right" w:leader="dot" w:pos="8777"/>
        </w:tabs>
        <w:rPr>
          <w:rFonts w:asciiTheme="minorHAnsi" w:eastAsiaTheme="minorEastAsia" w:hAnsiTheme="minorHAnsi"/>
          <w:noProof/>
          <w:sz w:val="22"/>
          <w:lang w:val="en-US" w:eastAsia="ja-JP"/>
        </w:rPr>
      </w:pPr>
      <w:hyperlink w:anchor="_Toc455264260" w:history="1">
        <w:r w:rsidRPr="005C48B7">
          <w:rPr>
            <w:rStyle w:val="Hyperlink"/>
            <w:noProof/>
          </w:rPr>
          <w:t>3.1.2.</w:t>
        </w:r>
        <w:r>
          <w:rPr>
            <w:rFonts w:asciiTheme="minorHAnsi" w:eastAsiaTheme="minorEastAsia" w:hAnsiTheme="minorHAnsi"/>
            <w:noProof/>
            <w:sz w:val="22"/>
            <w:lang w:val="en-US" w:eastAsia="ja-JP"/>
          </w:rPr>
          <w:tab/>
        </w:r>
        <w:r w:rsidRPr="005C48B7">
          <w:rPr>
            <w:rStyle w:val="Hyperlink"/>
            <w:noProof/>
          </w:rPr>
          <w:t>Tính năng ghi hình</w:t>
        </w:r>
        <w:r>
          <w:rPr>
            <w:noProof/>
            <w:webHidden/>
          </w:rPr>
          <w:tab/>
        </w:r>
        <w:r>
          <w:rPr>
            <w:noProof/>
            <w:webHidden/>
          </w:rPr>
          <w:fldChar w:fldCharType="begin"/>
        </w:r>
        <w:r>
          <w:rPr>
            <w:noProof/>
            <w:webHidden/>
          </w:rPr>
          <w:instrText xml:space="preserve"> PAGEREF _Toc455264260 \h </w:instrText>
        </w:r>
        <w:r>
          <w:rPr>
            <w:noProof/>
            <w:webHidden/>
          </w:rPr>
        </w:r>
        <w:r>
          <w:rPr>
            <w:noProof/>
            <w:webHidden/>
          </w:rPr>
          <w:fldChar w:fldCharType="separate"/>
        </w:r>
        <w:r>
          <w:rPr>
            <w:noProof/>
            <w:webHidden/>
          </w:rPr>
          <w:t>12</w:t>
        </w:r>
        <w:r>
          <w:rPr>
            <w:noProof/>
            <w:webHidden/>
          </w:rPr>
          <w:fldChar w:fldCharType="end"/>
        </w:r>
      </w:hyperlink>
    </w:p>
    <w:p w14:paraId="428D9C12"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61" w:history="1">
        <w:r w:rsidRPr="005C48B7">
          <w:rPr>
            <w:rStyle w:val="Hyperlink"/>
            <w:noProof/>
          </w:rPr>
          <w:t>3.2.</w:t>
        </w:r>
        <w:r>
          <w:rPr>
            <w:rFonts w:asciiTheme="minorHAnsi" w:eastAsiaTheme="minorEastAsia" w:hAnsiTheme="minorHAnsi"/>
            <w:noProof/>
            <w:sz w:val="22"/>
            <w:lang w:val="en-US" w:eastAsia="ja-JP"/>
          </w:rPr>
          <w:tab/>
        </w:r>
        <w:r w:rsidRPr="005C48B7">
          <w:rPr>
            <w:rStyle w:val="Hyperlink"/>
            <w:noProof/>
          </w:rPr>
          <w:t>Th</w:t>
        </w:r>
        <w:r w:rsidRPr="005C48B7">
          <w:rPr>
            <w:rStyle w:val="Hyperlink"/>
            <w:rFonts w:hint="cs"/>
            <w:noProof/>
          </w:rPr>
          <w:t>ư</w:t>
        </w:r>
        <w:r w:rsidRPr="005C48B7">
          <w:rPr>
            <w:rStyle w:val="Hyperlink"/>
            <w:noProof/>
          </w:rPr>
          <w:t xml:space="preserve"> viện sử dụng</w:t>
        </w:r>
        <w:r>
          <w:rPr>
            <w:noProof/>
            <w:webHidden/>
          </w:rPr>
          <w:tab/>
        </w:r>
        <w:r>
          <w:rPr>
            <w:noProof/>
            <w:webHidden/>
          </w:rPr>
          <w:fldChar w:fldCharType="begin"/>
        </w:r>
        <w:r>
          <w:rPr>
            <w:noProof/>
            <w:webHidden/>
          </w:rPr>
          <w:instrText xml:space="preserve"> PAGEREF _Toc455264261 \h </w:instrText>
        </w:r>
        <w:r>
          <w:rPr>
            <w:noProof/>
            <w:webHidden/>
          </w:rPr>
        </w:r>
        <w:r>
          <w:rPr>
            <w:noProof/>
            <w:webHidden/>
          </w:rPr>
          <w:fldChar w:fldCharType="separate"/>
        </w:r>
        <w:r>
          <w:rPr>
            <w:noProof/>
            <w:webHidden/>
          </w:rPr>
          <w:t>12</w:t>
        </w:r>
        <w:r>
          <w:rPr>
            <w:noProof/>
            <w:webHidden/>
          </w:rPr>
          <w:fldChar w:fldCharType="end"/>
        </w:r>
      </w:hyperlink>
    </w:p>
    <w:p w14:paraId="4DA940D8" w14:textId="77777777" w:rsidR="006845FC" w:rsidRDefault="006845FC">
      <w:pPr>
        <w:pStyle w:val="TOC3"/>
        <w:tabs>
          <w:tab w:val="left" w:pos="1892"/>
          <w:tab w:val="right" w:leader="dot" w:pos="8777"/>
        </w:tabs>
        <w:rPr>
          <w:rFonts w:asciiTheme="minorHAnsi" w:eastAsiaTheme="minorEastAsia" w:hAnsiTheme="minorHAnsi"/>
          <w:noProof/>
          <w:sz w:val="22"/>
          <w:lang w:val="en-US" w:eastAsia="ja-JP"/>
        </w:rPr>
      </w:pPr>
      <w:hyperlink w:anchor="_Toc455264262" w:history="1">
        <w:r w:rsidRPr="005C48B7">
          <w:rPr>
            <w:rStyle w:val="Hyperlink"/>
            <w:noProof/>
          </w:rPr>
          <w:t>3.2.1.</w:t>
        </w:r>
        <w:r>
          <w:rPr>
            <w:rFonts w:asciiTheme="minorHAnsi" w:eastAsiaTheme="minorEastAsia" w:hAnsiTheme="minorHAnsi"/>
            <w:noProof/>
            <w:sz w:val="22"/>
            <w:lang w:val="en-US" w:eastAsia="ja-JP"/>
          </w:rPr>
          <w:tab/>
        </w:r>
        <w:r w:rsidRPr="005C48B7">
          <w:rPr>
            <w:rStyle w:val="Hyperlink"/>
            <w:noProof/>
          </w:rPr>
          <w:t>Th</w:t>
        </w:r>
        <w:r w:rsidRPr="005C48B7">
          <w:rPr>
            <w:rStyle w:val="Hyperlink"/>
            <w:rFonts w:hint="cs"/>
            <w:noProof/>
          </w:rPr>
          <w:t>ư</w:t>
        </w:r>
        <w:r w:rsidRPr="005C48B7">
          <w:rPr>
            <w:rStyle w:val="Hyperlink"/>
            <w:noProof/>
          </w:rPr>
          <w:t xml:space="preserve"> viện dlib</w:t>
        </w:r>
        <w:r>
          <w:rPr>
            <w:noProof/>
            <w:webHidden/>
          </w:rPr>
          <w:tab/>
        </w:r>
        <w:r>
          <w:rPr>
            <w:noProof/>
            <w:webHidden/>
          </w:rPr>
          <w:fldChar w:fldCharType="begin"/>
        </w:r>
        <w:r>
          <w:rPr>
            <w:noProof/>
            <w:webHidden/>
          </w:rPr>
          <w:instrText xml:space="preserve"> PAGEREF _Toc455264262 \h </w:instrText>
        </w:r>
        <w:r>
          <w:rPr>
            <w:noProof/>
            <w:webHidden/>
          </w:rPr>
        </w:r>
        <w:r>
          <w:rPr>
            <w:noProof/>
            <w:webHidden/>
          </w:rPr>
          <w:fldChar w:fldCharType="separate"/>
        </w:r>
        <w:r>
          <w:rPr>
            <w:noProof/>
            <w:webHidden/>
          </w:rPr>
          <w:t>12</w:t>
        </w:r>
        <w:r>
          <w:rPr>
            <w:noProof/>
            <w:webHidden/>
          </w:rPr>
          <w:fldChar w:fldCharType="end"/>
        </w:r>
      </w:hyperlink>
    </w:p>
    <w:p w14:paraId="7129844B" w14:textId="77777777" w:rsidR="006845FC" w:rsidRDefault="006845FC">
      <w:pPr>
        <w:pStyle w:val="TOC3"/>
        <w:tabs>
          <w:tab w:val="left" w:pos="1892"/>
          <w:tab w:val="right" w:leader="dot" w:pos="8777"/>
        </w:tabs>
        <w:rPr>
          <w:rFonts w:asciiTheme="minorHAnsi" w:eastAsiaTheme="minorEastAsia" w:hAnsiTheme="minorHAnsi"/>
          <w:noProof/>
          <w:sz w:val="22"/>
          <w:lang w:val="en-US" w:eastAsia="ja-JP"/>
        </w:rPr>
      </w:pPr>
      <w:hyperlink w:anchor="_Toc455264263" w:history="1">
        <w:r w:rsidRPr="005C48B7">
          <w:rPr>
            <w:rStyle w:val="Hyperlink"/>
            <w:noProof/>
          </w:rPr>
          <w:t>3.2.2.</w:t>
        </w:r>
        <w:r>
          <w:rPr>
            <w:rFonts w:asciiTheme="minorHAnsi" w:eastAsiaTheme="minorEastAsia" w:hAnsiTheme="minorHAnsi"/>
            <w:noProof/>
            <w:sz w:val="22"/>
            <w:lang w:val="en-US" w:eastAsia="ja-JP"/>
          </w:rPr>
          <w:tab/>
        </w:r>
        <w:r w:rsidRPr="005C48B7">
          <w:rPr>
            <w:rStyle w:val="Hyperlink"/>
            <w:noProof/>
          </w:rPr>
          <w:t>Th</w:t>
        </w:r>
        <w:r w:rsidRPr="005C48B7">
          <w:rPr>
            <w:rStyle w:val="Hyperlink"/>
            <w:rFonts w:hint="cs"/>
            <w:noProof/>
          </w:rPr>
          <w:t>ư</w:t>
        </w:r>
        <w:r w:rsidRPr="005C48B7">
          <w:rPr>
            <w:rStyle w:val="Hyperlink"/>
            <w:noProof/>
          </w:rPr>
          <w:t xml:space="preserve"> viện libSVM</w:t>
        </w:r>
        <w:r>
          <w:rPr>
            <w:noProof/>
            <w:webHidden/>
          </w:rPr>
          <w:tab/>
        </w:r>
        <w:r>
          <w:rPr>
            <w:noProof/>
            <w:webHidden/>
          </w:rPr>
          <w:fldChar w:fldCharType="begin"/>
        </w:r>
        <w:r>
          <w:rPr>
            <w:noProof/>
            <w:webHidden/>
          </w:rPr>
          <w:instrText xml:space="preserve"> PAGEREF _Toc455264263 \h </w:instrText>
        </w:r>
        <w:r>
          <w:rPr>
            <w:noProof/>
            <w:webHidden/>
          </w:rPr>
        </w:r>
        <w:r>
          <w:rPr>
            <w:noProof/>
            <w:webHidden/>
          </w:rPr>
          <w:fldChar w:fldCharType="separate"/>
        </w:r>
        <w:r>
          <w:rPr>
            <w:noProof/>
            <w:webHidden/>
          </w:rPr>
          <w:t>12</w:t>
        </w:r>
        <w:r>
          <w:rPr>
            <w:noProof/>
            <w:webHidden/>
          </w:rPr>
          <w:fldChar w:fldCharType="end"/>
        </w:r>
      </w:hyperlink>
    </w:p>
    <w:p w14:paraId="60C52BAD"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64" w:history="1">
        <w:r w:rsidRPr="005C48B7">
          <w:rPr>
            <w:rStyle w:val="Hyperlink"/>
            <w:noProof/>
            <w:lang w:val="en-US"/>
          </w:rPr>
          <w:t>3.3.</w:t>
        </w:r>
        <w:r>
          <w:rPr>
            <w:rFonts w:asciiTheme="minorHAnsi" w:eastAsiaTheme="minorEastAsia" w:hAnsiTheme="minorHAnsi"/>
            <w:noProof/>
            <w:sz w:val="22"/>
            <w:lang w:val="en-US" w:eastAsia="ja-JP"/>
          </w:rPr>
          <w:tab/>
        </w:r>
        <w:r w:rsidRPr="005C48B7">
          <w:rPr>
            <w:rStyle w:val="Hyperlink"/>
            <w:noProof/>
            <w:lang w:val="en-US"/>
          </w:rPr>
          <w:t>Thu thập dữ liệu</w:t>
        </w:r>
        <w:r>
          <w:rPr>
            <w:noProof/>
            <w:webHidden/>
          </w:rPr>
          <w:tab/>
        </w:r>
        <w:r>
          <w:rPr>
            <w:noProof/>
            <w:webHidden/>
          </w:rPr>
          <w:fldChar w:fldCharType="begin"/>
        </w:r>
        <w:r>
          <w:rPr>
            <w:noProof/>
            <w:webHidden/>
          </w:rPr>
          <w:instrText xml:space="preserve"> PAGEREF _Toc455264264 \h </w:instrText>
        </w:r>
        <w:r>
          <w:rPr>
            <w:noProof/>
            <w:webHidden/>
          </w:rPr>
        </w:r>
        <w:r>
          <w:rPr>
            <w:noProof/>
            <w:webHidden/>
          </w:rPr>
          <w:fldChar w:fldCharType="separate"/>
        </w:r>
        <w:r>
          <w:rPr>
            <w:noProof/>
            <w:webHidden/>
          </w:rPr>
          <w:t>13</w:t>
        </w:r>
        <w:r>
          <w:rPr>
            <w:noProof/>
            <w:webHidden/>
          </w:rPr>
          <w:fldChar w:fldCharType="end"/>
        </w:r>
      </w:hyperlink>
    </w:p>
    <w:p w14:paraId="07298490"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65" w:history="1">
        <w:r w:rsidRPr="005C48B7">
          <w:rPr>
            <w:rStyle w:val="Hyperlink"/>
            <w:noProof/>
            <w:lang w:val="en-US"/>
          </w:rPr>
          <w:t>3.4.</w:t>
        </w:r>
        <w:r>
          <w:rPr>
            <w:rFonts w:asciiTheme="minorHAnsi" w:eastAsiaTheme="minorEastAsia" w:hAnsiTheme="minorHAnsi"/>
            <w:noProof/>
            <w:sz w:val="22"/>
            <w:lang w:val="en-US" w:eastAsia="ja-JP"/>
          </w:rPr>
          <w:tab/>
        </w:r>
        <w:r w:rsidRPr="005C48B7">
          <w:rPr>
            <w:rStyle w:val="Hyperlink"/>
            <w:noProof/>
            <w:lang w:val="en-US"/>
          </w:rPr>
          <w:t>Tiền xử lý dữ liệu</w:t>
        </w:r>
        <w:r>
          <w:rPr>
            <w:noProof/>
            <w:webHidden/>
          </w:rPr>
          <w:tab/>
        </w:r>
        <w:r>
          <w:rPr>
            <w:noProof/>
            <w:webHidden/>
          </w:rPr>
          <w:fldChar w:fldCharType="begin"/>
        </w:r>
        <w:r>
          <w:rPr>
            <w:noProof/>
            <w:webHidden/>
          </w:rPr>
          <w:instrText xml:space="preserve"> PAGEREF _Toc455264265 \h </w:instrText>
        </w:r>
        <w:r>
          <w:rPr>
            <w:noProof/>
            <w:webHidden/>
          </w:rPr>
        </w:r>
        <w:r>
          <w:rPr>
            <w:noProof/>
            <w:webHidden/>
          </w:rPr>
          <w:fldChar w:fldCharType="separate"/>
        </w:r>
        <w:r>
          <w:rPr>
            <w:noProof/>
            <w:webHidden/>
          </w:rPr>
          <w:t>13</w:t>
        </w:r>
        <w:r>
          <w:rPr>
            <w:noProof/>
            <w:webHidden/>
          </w:rPr>
          <w:fldChar w:fldCharType="end"/>
        </w:r>
      </w:hyperlink>
    </w:p>
    <w:p w14:paraId="5ECF2D53"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66" w:history="1">
        <w:r w:rsidRPr="005C48B7">
          <w:rPr>
            <w:rStyle w:val="Hyperlink"/>
            <w:noProof/>
          </w:rPr>
          <w:t>3.5.</w:t>
        </w:r>
        <w:r>
          <w:rPr>
            <w:rFonts w:asciiTheme="minorHAnsi" w:eastAsiaTheme="minorEastAsia" w:hAnsiTheme="minorHAnsi"/>
            <w:noProof/>
            <w:sz w:val="22"/>
            <w:lang w:val="en-US" w:eastAsia="ja-JP"/>
          </w:rPr>
          <w:tab/>
        </w:r>
        <w:r w:rsidRPr="005C48B7">
          <w:rPr>
            <w:rStyle w:val="Hyperlink"/>
            <w:noProof/>
          </w:rPr>
          <w:t>Xây dựng SVM model</w:t>
        </w:r>
        <w:r>
          <w:rPr>
            <w:noProof/>
            <w:webHidden/>
          </w:rPr>
          <w:tab/>
        </w:r>
        <w:r>
          <w:rPr>
            <w:noProof/>
            <w:webHidden/>
          </w:rPr>
          <w:fldChar w:fldCharType="begin"/>
        </w:r>
        <w:r>
          <w:rPr>
            <w:noProof/>
            <w:webHidden/>
          </w:rPr>
          <w:instrText xml:space="preserve"> PAGEREF _Toc455264266 \h </w:instrText>
        </w:r>
        <w:r>
          <w:rPr>
            <w:noProof/>
            <w:webHidden/>
          </w:rPr>
        </w:r>
        <w:r>
          <w:rPr>
            <w:noProof/>
            <w:webHidden/>
          </w:rPr>
          <w:fldChar w:fldCharType="separate"/>
        </w:r>
        <w:r>
          <w:rPr>
            <w:noProof/>
            <w:webHidden/>
          </w:rPr>
          <w:t>14</w:t>
        </w:r>
        <w:r>
          <w:rPr>
            <w:noProof/>
            <w:webHidden/>
          </w:rPr>
          <w:fldChar w:fldCharType="end"/>
        </w:r>
      </w:hyperlink>
    </w:p>
    <w:p w14:paraId="4D0ABF04" w14:textId="77777777" w:rsidR="006845FC" w:rsidRDefault="006845FC">
      <w:pPr>
        <w:pStyle w:val="TOC2"/>
        <w:tabs>
          <w:tab w:val="left" w:pos="1540"/>
          <w:tab w:val="right" w:leader="dot" w:pos="8777"/>
        </w:tabs>
        <w:rPr>
          <w:rFonts w:asciiTheme="minorHAnsi" w:eastAsiaTheme="minorEastAsia" w:hAnsiTheme="minorHAnsi"/>
          <w:noProof/>
          <w:sz w:val="22"/>
          <w:lang w:val="en-US" w:eastAsia="ja-JP"/>
        </w:rPr>
      </w:pPr>
      <w:hyperlink w:anchor="_Toc455264267" w:history="1">
        <w:r w:rsidRPr="005C48B7">
          <w:rPr>
            <w:rStyle w:val="Hyperlink"/>
            <w:noProof/>
          </w:rPr>
          <w:t>3.6.</w:t>
        </w:r>
        <w:r>
          <w:rPr>
            <w:rFonts w:asciiTheme="minorHAnsi" w:eastAsiaTheme="minorEastAsia" w:hAnsiTheme="minorHAnsi"/>
            <w:noProof/>
            <w:sz w:val="22"/>
            <w:lang w:val="en-US" w:eastAsia="ja-JP"/>
          </w:rPr>
          <w:tab/>
        </w:r>
        <w:r w:rsidRPr="005C48B7">
          <w:rPr>
            <w:rStyle w:val="Hyperlink"/>
            <w:noProof/>
          </w:rPr>
          <w:t>Kết quả thử nghiệm</w:t>
        </w:r>
        <w:r>
          <w:rPr>
            <w:noProof/>
            <w:webHidden/>
          </w:rPr>
          <w:tab/>
        </w:r>
        <w:r>
          <w:rPr>
            <w:noProof/>
            <w:webHidden/>
          </w:rPr>
          <w:fldChar w:fldCharType="begin"/>
        </w:r>
        <w:r>
          <w:rPr>
            <w:noProof/>
            <w:webHidden/>
          </w:rPr>
          <w:instrText xml:space="preserve"> PAGEREF _Toc455264267 \h </w:instrText>
        </w:r>
        <w:r>
          <w:rPr>
            <w:noProof/>
            <w:webHidden/>
          </w:rPr>
        </w:r>
        <w:r>
          <w:rPr>
            <w:noProof/>
            <w:webHidden/>
          </w:rPr>
          <w:fldChar w:fldCharType="separate"/>
        </w:r>
        <w:r>
          <w:rPr>
            <w:noProof/>
            <w:webHidden/>
          </w:rPr>
          <w:t>14</w:t>
        </w:r>
        <w:r>
          <w:rPr>
            <w:noProof/>
            <w:webHidden/>
          </w:rPr>
          <w:fldChar w:fldCharType="end"/>
        </w:r>
      </w:hyperlink>
    </w:p>
    <w:p w14:paraId="304ECB94" w14:textId="77777777" w:rsidR="006845FC" w:rsidRDefault="006845FC">
      <w:pPr>
        <w:pStyle w:val="TOC1"/>
        <w:rPr>
          <w:rFonts w:asciiTheme="minorHAnsi" w:eastAsiaTheme="minorEastAsia" w:hAnsiTheme="minorHAnsi"/>
          <w:noProof/>
          <w:sz w:val="22"/>
          <w:lang w:val="en-US" w:eastAsia="ja-JP"/>
        </w:rPr>
      </w:pPr>
      <w:hyperlink w:anchor="_Toc455264268" w:history="1">
        <w:r w:rsidRPr="005C48B7">
          <w:rPr>
            <w:rStyle w:val="Hyperlink"/>
            <w:noProof/>
          </w:rPr>
          <w:t>Ch</w:t>
        </w:r>
        <w:r w:rsidRPr="005C48B7">
          <w:rPr>
            <w:rStyle w:val="Hyperlink"/>
            <w:rFonts w:hint="cs"/>
            <w:noProof/>
          </w:rPr>
          <w:t>ươ</w:t>
        </w:r>
        <w:r w:rsidRPr="005C48B7">
          <w:rPr>
            <w:rStyle w:val="Hyperlink"/>
            <w:noProof/>
          </w:rPr>
          <w:t>ng 4.</w:t>
        </w:r>
        <w:r>
          <w:rPr>
            <w:rFonts w:asciiTheme="minorHAnsi" w:eastAsiaTheme="minorEastAsia" w:hAnsiTheme="minorHAnsi"/>
            <w:noProof/>
            <w:sz w:val="22"/>
            <w:lang w:val="en-US" w:eastAsia="ja-JP"/>
          </w:rPr>
          <w:tab/>
        </w:r>
        <w:r w:rsidRPr="005C48B7">
          <w:rPr>
            <w:rStyle w:val="Hyperlink"/>
            <w:noProof/>
          </w:rPr>
          <w:t>KẾT QUẢ ĐẠT Đ</w:t>
        </w:r>
        <w:r w:rsidRPr="005C48B7">
          <w:rPr>
            <w:rStyle w:val="Hyperlink"/>
            <w:rFonts w:hint="cs"/>
            <w:noProof/>
          </w:rPr>
          <w:t>Ư</w:t>
        </w:r>
        <w:r w:rsidRPr="005C48B7">
          <w:rPr>
            <w:rStyle w:val="Hyperlink"/>
            <w:noProof/>
          </w:rPr>
          <w:t>ỢC</w:t>
        </w:r>
        <w:r>
          <w:rPr>
            <w:noProof/>
            <w:webHidden/>
          </w:rPr>
          <w:tab/>
        </w:r>
        <w:r>
          <w:rPr>
            <w:noProof/>
            <w:webHidden/>
          </w:rPr>
          <w:fldChar w:fldCharType="begin"/>
        </w:r>
        <w:r>
          <w:rPr>
            <w:noProof/>
            <w:webHidden/>
          </w:rPr>
          <w:instrText xml:space="preserve"> PAGEREF _Toc455264268 \h </w:instrText>
        </w:r>
        <w:r>
          <w:rPr>
            <w:noProof/>
            <w:webHidden/>
          </w:rPr>
        </w:r>
        <w:r>
          <w:rPr>
            <w:noProof/>
            <w:webHidden/>
          </w:rPr>
          <w:fldChar w:fldCharType="separate"/>
        </w:r>
        <w:r>
          <w:rPr>
            <w:noProof/>
            <w:webHidden/>
          </w:rPr>
          <w:t>15</w:t>
        </w:r>
        <w:r>
          <w:rPr>
            <w:noProof/>
            <w:webHidden/>
          </w:rPr>
          <w:fldChar w:fldCharType="end"/>
        </w:r>
      </w:hyperlink>
    </w:p>
    <w:p w14:paraId="6B49C315"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07CDDF77" w14:textId="77777777" w:rsidR="001F7810" w:rsidRPr="00A5343C" w:rsidRDefault="001F7810" w:rsidP="00A1168A">
      <w:pPr>
        <w:jc w:val="center"/>
        <w:rPr>
          <w:rFonts w:cs="Times New Roman"/>
          <w:b/>
          <w:sz w:val="28"/>
          <w:szCs w:val="26"/>
        </w:rPr>
      </w:pPr>
    </w:p>
    <w:p w14:paraId="00027BD3" w14:textId="77777777"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A550BD7" w14:textId="77777777" w:rsidR="001F7810" w:rsidRDefault="00D97CBC" w:rsidP="00D97CBC">
      <w:pPr>
        <w:jc w:val="center"/>
        <w:rPr>
          <w:rFonts w:cs="Times New Roman"/>
          <w:b/>
          <w:sz w:val="28"/>
          <w:szCs w:val="26"/>
        </w:rPr>
      </w:pPr>
      <w:r>
        <w:rPr>
          <w:rFonts w:cs="Times New Roman"/>
          <w:b/>
          <w:sz w:val="28"/>
          <w:szCs w:val="26"/>
        </w:rPr>
        <w:lastRenderedPageBreak/>
        <w:t>DANH MỤC HÌNH VẼ</w:t>
      </w:r>
    </w:p>
    <w:p w14:paraId="2BB42E2B" w14:textId="77777777" w:rsidR="00D97CBC" w:rsidRDefault="00D97CBC" w:rsidP="00D97CBC">
      <w:pPr>
        <w:jc w:val="center"/>
        <w:rPr>
          <w:rFonts w:cs="Times New Roman"/>
          <w:b/>
          <w:sz w:val="28"/>
          <w:szCs w:val="26"/>
        </w:rPr>
      </w:pPr>
    </w:p>
    <w:p w14:paraId="3A5C0103" w14:textId="77777777"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69F9E50" w14:textId="77777777"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14:paraId="6489552D" w14:textId="77777777" w:rsidR="00572585" w:rsidRPr="00A5343C" w:rsidRDefault="00572585" w:rsidP="005D7BC1">
      <w:pPr>
        <w:pStyle w:val="Title"/>
        <w:rPr>
          <w:rFonts w:cs="Times New Roman"/>
        </w:rPr>
      </w:pPr>
      <w:r w:rsidRPr="00A5343C">
        <w:rPr>
          <w:rFonts w:cs="Times New Roman"/>
        </w:rPr>
        <w:lastRenderedPageBreak/>
        <w:t>DANH MỤC TỪ VIẾT TẮT</w:t>
      </w:r>
    </w:p>
    <w:p w14:paraId="039591C4" w14:textId="77777777" w:rsidR="00572585" w:rsidRPr="00DC43AC" w:rsidRDefault="00572585" w:rsidP="00BE161C">
      <w:pPr>
        <w:rPr>
          <w:rFonts w:cstheme="majorHAnsi"/>
          <w:b/>
          <w:sz w:val="28"/>
          <w:szCs w:val="26"/>
        </w:rPr>
      </w:pPr>
    </w:p>
    <w:p w14:paraId="1C05CDB1" w14:textId="77777777" w:rsidR="00572585" w:rsidRPr="00DC43AC" w:rsidRDefault="00572585" w:rsidP="00572585">
      <w:pPr>
        <w:rPr>
          <w:rFonts w:cstheme="majorHAnsi"/>
          <w:b/>
          <w:sz w:val="28"/>
          <w:szCs w:val="26"/>
        </w:rPr>
      </w:pPr>
    </w:p>
    <w:p w14:paraId="25B0CFB3" w14:textId="77777777" w:rsidR="00C05CE5" w:rsidRPr="00DC43AC" w:rsidRDefault="00C05CE5" w:rsidP="00572585">
      <w:pPr>
        <w:rPr>
          <w:rFonts w:cstheme="majorHAnsi"/>
          <w:b/>
          <w:sz w:val="28"/>
          <w:szCs w:val="26"/>
        </w:rPr>
      </w:pPr>
    </w:p>
    <w:p w14:paraId="0B1CDC0C"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6D327FEA" w14:textId="77777777"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14:paraId="45621FC1" w14:textId="77777777"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14:paraId="606910BE" w14:textId="77777777"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14:paraId="39B43CDD" w14:textId="77777777" w:rsidR="00C05CE5" w:rsidRPr="00DC43AC" w:rsidRDefault="00C05CE5" w:rsidP="00C05CE5">
      <w:pPr>
        <w:spacing w:after="0"/>
        <w:jc w:val="center"/>
        <w:rPr>
          <w:rFonts w:eastAsia="Times New Roman" w:cs="Times New Roman"/>
          <w:b/>
          <w:szCs w:val="26"/>
        </w:rPr>
      </w:pPr>
    </w:p>
    <w:p w14:paraId="528FBD15" w14:textId="77777777" w:rsidR="00C05CE5" w:rsidRPr="00DC43AC" w:rsidRDefault="00C05CE5" w:rsidP="00C05CE5">
      <w:pPr>
        <w:spacing w:after="0"/>
        <w:jc w:val="center"/>
        <w:rPr>
          <w:rFonts w:eastAsia="Times New Roman" w:cs="Times New Roman"/>
          <w:b/>
          <w:szCs w:val="26"/>
        </w:rPr>
      </w:pPr>
    </w:p>
    <w:p w14:paraId="6F559D73" w14:textId="77777777" w:rsidR="00C05CE5" w:rsidRDefault="00C05CE5" w:rsidP="0030138A">
      <w:pPr>
        <w:pStyle w:val="Heading1"/>
      </w:pPr>
      <w:r w:rsidRPr="00627E41">
        <w:rPr>
          <w:sz w:val="26"/>
          <w:szCs w:val="26"/>
          <w:lang w:val="vi-VN"/>
        </w:rPr>
        <w:br w:type="page"/>
      </w:r>
      <w:bookmarkStart w:id="0" w:name="_Toc455264235"/>
      <w:r w:rsidR="00AF158F">
        <w:lastRenderedPageBreak/>
        <w:t>TỔNG QUAN</w:t>
      </w:r>
      <w:bookmarkEnd w:id="0"/>
    </w:p>
    <w:p w14:paraId="71F4B5ED" w14:textId="5EAD7B6D" w:rsidR="006A3498" w:rsidRPr="006A3498" w:rsidRDefault="006A3498" w:rsidP="006A3498">
      <w:r>
        <w:rPr>
          <w:rFonts w:eastAsia="Times New Roman" w:cs="Times New Roman"/>
          <w:b/>
          <w:szCs w:val="26"/>
        </w:rPr>
        <w:t>(Chương 1 phải viết lại)</w:t>
      </w:r>
    </w:p>
    <w:p w14:paraId="42864847" w14:textId="77777777" w:rsidR="00C05CE5" w:rsidRDefault="00AF158F" w:rsidP="00CF53A2">
      <w:pPr>
        <w:pStyle w:val="Heading2"/>
        <w:rPr>
          <w:rFonts w:eastAsia="Times New Roman" w:cs="Times New Roman"/>
          <w:lang w:val="en-US"/>
        </w:rPr>
      </w:pPr>
      <w:bookmarkStart w:id="1" w:name="_Toc455264236"/>
      <w:r>
        <w:rPr>
          <w:rFonts w:eastAsia="Times New Roman" w:cs="Times New Roman"/>
          <w:lang w:val="en-US"/>
        </w:rPr>
        <w:t>Đặt vấn đề</w:t>
      </w:r>
      <w:bookmarkEnd w:id="1"/>
    </w:p>
    <w:p w14:paraId="348F9D3E" w14:textId="77777777"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14:paraId="04901803" w14:textId="77777777" w:rsidR="007F4B40" w:rsidRDefault="004903FF" w:rsidP="004903FF">
      <w:pPr>
        <w:pStyle w:val="Heading2"/>
        <w:rPr>
          <w:lang w:val="en-US"/>
        </w:rPr>
      </w:pPr>
      <w:bookmarkStart w:id="2" w:name="_Toc140297269"/>
      <w:bookmarkStart w:id="3" w:name="_Toc142813558"/>
      <w:bookmarkStart w:id="4" w:name="_Toc455264237"/>
      <w:r>
        <w:rPr>
          <w:lang w:val="en-US"/>
        </w:rPr>
        <w:t>Các nghiên cứu liên quan</w:t>
      </w:r>
      <w:bookmarkEnd w:id="4"/>
    </w:p>
    <w:p w14:paraId="26F5DF51" w14:textId="77777777"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thu được và cuối cùng là phân loại dạng cảm xúc.</w:t>
      </w:r>
    </w:p>
    <w:p w14:paraId="4184F10E" w14:textId="77777777"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14:paraId="24207CA1" w14:textId="77777777" w:rsidR="00DE50E4" w:rsidRDefault="00DE50E4" w:rsidP="00151763">
      <w:pPr>
        <w:rPr>
          <w:lang w:val="en-US"/>
        </w:rPr>
      </w:pPr>
      <w:r>
        <w:rPr>
          <w:lang w:val="en-US"/>
        </w:rPr>
        <w:lastRenderedPageBreak/>
        <w:t xml:space="preserve">Về vấn đề trích xuất dữ liệu, nhóm của Cohn [3] </w:t>
      </w:r>
      <w:r w:rsidR="00B570C2">
        <w:rPr>
          <w:lang w:val="en-US"/>
        </w:rPr>
        <w:t>đầu tiên khoanh vùng các điểm feature trong frame ảnh đầu tiên của chuỗi ảnh bằng tay, sau đó sử dụng hierarchical optical flow để track chuyển động của các cửa sổ nhỏ xung quanh các điểm đó xuyên suốt các frame. Những vector chuyển vị tính được cho mỗi landmark giữa frame khởi đầu và đỉnh điểm thể hiện thông tin thu được về biểu cảm khuôn mặt.</w:t>
      </w:r>
    </w:p>
    <w:p w14:paraId="0D59FE77" w14:textId="77777777"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theo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14:paraId="5083C3C4" w14:textId="77777777" w:rsidR="004903FF" w:rsidRDefault="004903FF" w:rsidP="004903FF">
      <w:pPr>
        <w:pStyle w:val="Heading2"/>
        <w:rPr>
          <w:lang w:val="en-US"/>
        </w:rPr>
      </w:pPr>
      <w:bookmarkStart w:id="5" w:name="_Toc455264238"/>
      <w:r>
        <w:rPr>
          <w:lang w:val="en-US"/>
        </w:rPr>
        <w:t>Mục tiêu đề tài, phạm vi bài toán</w:t>
      </w:r>
      <w:bookmarkEnd w:id="5"/>
    </w:p>
    <w:p w14:paraId="69FA1A4E" w14:textId="77777777" w:rsidR="004903FF" w:rsidRPr="004903FF" w:rsidRDefault="000F120E" w:rsidP="00627E41">
      <w:pPr>
        <w:rPr>
          <w:lang w:val="en-US"/>
        </w:rPr>
      </w:pPr>
      <w:r>
        <w:rPr>
          <w:lang w:val="en-US"/>
        </w:rPr>
        <w:t xml:space="preserve">Nhóm sẽ </w:t>
      </w:r>
      <w:r w:rsidR="00013DDE">
        <w:rPr>
          <w:lang w:val="en-US"/>
        </w:rPr>
        <w:t>sử dụng thuật toán nhận diện facial landmark của V.Kazemi và J.Sullivan [2] để tối ưu hóa thời gian nhận diện các facial landmark. Sau khi tiền xử lý landmark thu được nhóm sẽ tính toán 1 set gồm 105 feature kèm với các label. Trong nghiên cứu này thì nhóm không dựa vào FACS mà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p>
    <w:p w14:paraId="3AD015F3" w14:textId="77777777" w:rsidR="0074104A" w:rsidRDefault="0074104A" w:rsidP="0074104A">
      <w:pPr>
        <w:pStyle w:val="Heading2"/>
        <w:rPr>
          <w:lang w:val="en-US"/>
        </w:rPr>
      </w:pPr>
      <w:bookmarkStart w:id="6" w:name="_Toc455264239"/>
      <w:r>
        <w:rPr>
          <w:lang w:val="en-US"/>
        </w:rPr>
        <w:t>Bố cục luận văn</w:t>
      </w:r>
      <w:bookmarkEnd w:id="6"/>
    </w:p>
    <w:p w14:paraId="5BE6EF88" w14:textId="77777777" w:rsidR="0074104A" w:rsidRDefault="0074104A" w:rsidP="00E41016">
      <w:pPr>
        <w:rPr>
          <w:lang w:val="en-US"/>
        </w:rPr>
      </w:pPr>
      <w:r>
        <w:rPr>
          <w:b/>
          <w:lang w:val="en-US"/>
        </w:rPr>
        <w:t xml:space="preserve">Chương 1: </w:t>
      </w:r>
      <w:r>
        <w:rPr>
          <w:lang w:val="en-US"/>
        </w:rPr>
        <w:t>Trình bày cách thu thập dữ liệ</w:t>
      </w:r>
      <w:r w:rsidR="00402150">
        <w:rPr>
          <w:lang w:val="en-US"/>
        </w:rPr>
        <w:t xml:space="preserve">u. </w:t>
      </w:r>
      <w:r>
        <w:rPr>
          <w:lang w:val="en-US"/>
        </w:rPr>
        <w:t>Bên cạnh việc thu thập dữ liệu cho ứng dụng chính, nhóm cũng sẽ trình bày những thuật giải tiền xử lý dữ liệu bao gồm: tiền xử lý ảnh, tính toán vị trí các facial landmark.</w:t>
      </w:r>
    </w:p>
    <w:p w14:paraId="45800F98" w14:textId="77777777" w:rsidR="0074104A" w:rsidRDefault="0074104A" w:rsidP="00E41016">
      <w:pPr>
        <w:rPr>
          <w:lang w:val="en-US"/>
        </w:rPr>
      </w:pPr>
      <w:r>
        <w:rPr>
          <w:b/>
          <w:lang w:val="en-US"/>
        </w:rPr>
        <w:lastRenderedPageBreak/>
        <w:t xml:space="preserve">Chương 2: </w:t>
      </w:r>
      <w:r>
        <w:rPr>
          <w:lang w:val="en-US"/>
        </w:rPr>
        <w:t>Trình bày cách trích xuất feature từ vị trí các facial landmark thu đượ</w:t>
      </w:r>
      <w:r w:rsidR="00402150">
        <w:rPr>
          <w:lang w:val="en-US"/>
        </w:rPr>
        <w:t>c</w:t>
      </w:r>
      <w:r>
        <w:rPr>
          <w:lang w:val="en-US"/>
        </w:rPr>
        <w:t>, từ đó gán nhãn cho các feature vector tạo thành bộ dữ liệu cho việc training.</w:t>
      </w:r>
    </w:p>
    <w:p w14:paraId="5CE3163B" w14:textId="77777777" w:rsidR="00E41016" w:rsidRDefault="0074104A" w:rsidP="00E41016">
      <w:pPr>
        <w:rPr>
          <w:lang w:val="en-US"/>
        </w:rPr>
      </w:pPr>
      <w:r>
        <w:rPr>
          <w:b/>
          <w:lang w:val="en-US"/>
        </w:rPr>
        <w:t>Chương 3:</w:t>
      </w:r>
      <w:r>
        <w:rPr>
          <w:lang w:val="en-US"/>
        </w:rPr>
        <w:t xml:space="preserve"> </w:t>
      </w:r>
      <w:r w:rsidR="00B93B8B">
        <w:rPr>
          <w:lang w:val="en-US"/>
        </w:rPr>
        <w:t xml:space="preserve">Giới thiệu sơ lược về cơ sở lý thuyết sử dụng trong ứng dụng </w:t>
      </w:r>
      <w:r w:rsidR="00B93B8B">
        <w:rPr>
          <w:i/>
          <w:lang w:val="en-US"/>
        </w:rPr>
        <w:t>EMO</w:t>
      </w:r>
      <w:r w:rsidR="00E41016">
        <w:rPr>
          <w:lang w:val="en-US"/>
        </w:rPr>
        <w:t xml:space="preserve"> : Support Vector Machines (SVM). Đây sẽ là nền tảng kiến thức cho việc xây dựng các mô hình học để dự đoán cảm xúc thể hiện trên khuôn mặt của người dùng.</w:t>
      </w:r>
    </w:p>
    <w:p w14:paraId="0ED8B160" w14:textId="77777777" w:rsidR="00E41016" w:rsidRDefault="00E41016" w:rsidP="00E41016">
      <w:pPr>
        <w:rPr>
          <w:lang w:val="en-US"/>
        </w:rPr>
      </w:pPr>
      <w:r>
        <w:rPr>
          <w:b/>
          <w:lang w:val="en-US"/>
        </w:rPr>
        <w:t xml:space="preserve">Chương 4: </w:t>
      </w:r>
      <w:r>
        <w:rPr>
          <w:lang w:val="en-US"/>
        </w:rPr>
        <w:t>Trình bày quá trình xây dựng ứng dụng và kết quả thực nghiệm</w:t>
      </w:r>
    </w:p>
    <w:p w14:paraId="2A195E7B" w14:textId="77777777" w:rsidR="00E41016" w:rsidRPr="00E41016" w:rsidRDefault="00E41016" w:rsidP="00E41016">
      <w:pPr>
        <w:rPr>
          <w:lang w:val="en-US"/>
        </w:rPr>
        <w:sectPr w:rsidR="00E41016" w:rsidRPr="00E41016" w:rsidSect="00745672">
          <w:footerReference w:type="default" r:id="rId8"/>
          <w:pgSz w:w="11906" w:h="16838"/>
          <w:pgMar w:top="1701" w:right="1134" w:bottom="1985" w:left="1985" w:header="708" w:footer="708" w:gutter="0"/>
          <w:pgNumType w:start="1"/>
          <w:cols w:space="708"/>
          <w:docGrid w:linePitch="360"/>
        </w:sectPr>
      </w:pPr>
      <w:r>
        <w:rPr>
          <w:b/>
          <w:lang w:val="en-US"/>
        </w:rPr>
        <w:t xml:space="preserve">Chương 5: </w:t>
      </w:r>
      <w:r>
        <w:rPr>
          <w:lang w:val="en-US"/>
        </w:rPr>
        <w:t>Trình bày những ưu khuyết điểm, hướng phát triển và kết luận của luận văn</w:t>
      </w:r>
    </w:p>
    <w:p w14:paraId="2A4A6DC6" w14:textId="77777777" w:rsidR="00C05CE5" w:rsidRDefault="0074104A" w:rsidP="00F300BB">
      <w:pPr>
        <w:pStyle w:val="Heading1"/>
      </w:pPr>
      <w:bookmarkStart w:id="7" w:name="_Toc455264240"/>
      <w:bookmarkEnd w:id="2"/>
      <w:bookmarkEnd w:id="3"/>
      <w:r>
        <w:lastRenderedPageBreak/>
        <w:t>CƠ SỞ LÝ THUYẾT</w:t>
      </w:r>
      <w:bookmarkEnd w:id="7"/>
    </w:p>
    <w:p w14:paraId="04621DA6" w14:textId="31A9084C" w:rsidR="00715D2F" w:rsidRDefault="00715D2F" w:rsidP="00715D2F">
      <w:r>
        <w:t xml:space="preserve">(tóm tắt chương </w:t>
      </w:r>
      <w:r w:rsidR="000B52C9">
        <w:t>sẽ</w:t>
      </w:r>
      <w:r>
        <w:t xml:space="preserve"> nói gì)</w:t>
      </w:r>
    </w:p>
    <w:p w14:paraId="16FE56F3" w14:textId="7562CA5E" w:rsidR="00861440" w:rsidRPr="00715D2F" w:rsidRDefault="00861440" w:rsidP="00715D2F"/>
    <w:p w14:paraId="3B8AE78E" w14:textId="02ED7F25" w:rsidR="00861440" w:rsidRPr="00861440" w:rsidRDefault="00861440" w:rsidP="00861440">
      <w:pPr>
        <w:pStyle w:val="Heading2"/>
        <w:rPr>
          <w:rFonts w:eastAsia="Times New Roman" w:cs="Times New Roman"/>
          <w:lang w:val="en-US"/>
        </w:rPr>
      </w:pPr>
      <w:bookmarkStart w:id="8" w:name="_Toc455264241"/>
      <w:r>
        <w:rPr>
          <w:rFonts w:eastAsia="Times New Roman" w:cs="Times New Roman"/>
          <w:lang w:val="en-US"/>
        </w:rPr>
        <w:t>Giới thiệu về bài toán tìm facial landmarks</w:t>
      </w:r>
      <w:bookmarkEnd w:id="8"/>
    </w:p>
    <w:p w14:paraId="1F591466" w14:textId="5F152589" w:rsidR="00EF1415" w:rsidRPr="00B93DE4" w:rsidRDefault="00861440" w:rsidP="00B93DE4">
      <w:pPr>
        <w:pStyle w:val="Heading2"/>
        <w:rPr>
          <w:rFonts w:eastAsia="Times New Roman" w:cs="Times New Roman"/>
          <w:lang w:val="en-US"/>
        </w:rPr>
      </w:pPr>
      <w:bookmarkStart w:id="9" w:name="_Toc455264242"/>
      <w:r>
        <w:rPr>
          <w:rFonts w:eastAsia="Times New Roman" w:cs="Times New Roman"/>
          <w:lang w:val="en-US"/>
        </w:rPr>
        <w:t>Giới thiệu về bài toán nhận diện cảm xúc trước camera</w:t>
      </w:r>
      <w:bookmarkEnd w:id="9"/>
    </w:p>
    <w:p w14:paraId="01DC7DDF" w14:textId="65426AAD" w:rsidR="00EF1415" w:rsidRDefault="0030138A" w:rsidP="00EF1415">
      <w:pPr>
        <w:pStyle w:val="Heading2"/>
        <w:rPr>
          <w:rFonts w:eastAsia="Times New Roman" w:cs="Times New Roman"/>
          <w:lang w:val="en-US"/>
        </w:rPr>
      </w:pPr>
      <w:bookmarkStart w:id="10" w:name="_Toc455264243"/>
      <w:r>
        <w:rPr>
          <w:rFonts w:eastAsia="Times New Roman" w:cs="Times New Roman"/>
          <w:lang w:val="en-US"/>
        </w:rPr>
        <w:t>Th</w:t>
      </w:r>
      <w:r w:rsidR="00EF1415">
        <w:rPr>
          <w:rFonts w:eastAsia="Times New Roman" w:cs="Times New Roman"/>
          <w:lang w:val="en-US"/>
        </w:rPr>
        <w:t>uật toán cây quyết định</w:t>
      </w:r>
      <w:r w:rsidR="004558E3">
        <w:rPr>
          <w:rFonts w:eastAsia="Times New Roman" w:cs="Times New Roman"/>
          <w:lang w:val="en-US"/>
        </w:rPr>
        <w:t xml:space="preserve"> (decision tree)</w:t>
      </w:r>
      <w:bookmarkEnd w:id="10"/>
    </w:p>
    <w:p w14:paraId="0D4737C6" w14:textId="51A7FB85" w:rsidR="00EF1415" w:rsidRPr="00EF1415" w:rsidRDefault="00EF1415" w:rsidP="00EF1415">
      <w:pPr>
        <w:pStyle w:val="Heading2"/>
        <w:rPr>
          <w:rFonts w:eastAsia="Times New Roman" w:cs="Times New Roman"/>
          <w:lang w:val="en-US"/>
        </w:rPr>
      </w:pPr>
      <w:bookmarkStart w:id="11" w:name="_Toc455264244"/>
      <w:r>
        <w:rPr>
          <w:rFonts w:eastAsia="Times New Roman" w:cs="Times New Roman"/>
          <w:lang w:val="en-US"/>
        </w:rPr>
        <w:t>Th</w:t>
      </w:r>
      <w:r w:rsidR="0030138A">
        <w:rPr>
          <w:rFonts w:eastAsia="Times New Roman" w:cs="Times New Roman"/>
          <w:lang w:val="en-US"/>
        </w:rPr>
        <w:t>uật toán SVM (Support Vector Machine</w:t>
      </w:r>
      <w:r w:rsidR="00D84525">
        <w:rPr>
          <w:rFonts w:eastAsia="Times New Roman" w:cs="Times New Roman"/>
          <w:lang w:val="en-US"/>
        </w:rPr>
        <w:t>s</w:t>
      </w:r>
      <w:r w:rsidR="0030138A">
        <w:rPr>
          <w:rFonts w:eastAsia="Times New Roman" w:cs="Times New Roman"/>
          <w:lang w:val="en-US"/>
        </w:rPr>
        <w:t>)</w:t>
      </w:r>
      <w:bookmarkEnd w:id="11"/>
    </w:p>
    <w:p w14:paraId="0F70F231" w14:textId="77777777" w:rsidR="0030138A" w:rsidRDefault="0030138A" w:rsidP="0030138A">
      <w:pPr>
        <w:pStyle w:val="Heading3"/>
        <w:rPr>
          <w:lang w:val="en-US"/>
        </w:rPr>
      </w:pPr>
      <w:bookmarkStart w:id="12" w:name="_Toc455264245"/>
      <w:r>
        <w:rPr>
          <w:lang w:val="en-US"/>
        </w:rPr>
        <w:t>Tổng quan</w:t>
      </w:r>
      <w:bookmarkEnd w:id="12"/>
    </w:p>
    <w:p w14:paraId="7B080A67" w14:textId="77777777"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14:paraId="7E8411FE" w14:textId="77777777"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14:paraId="2BB331CA" w14:textId="77777777" w:rsidR="0013025B" w:rsidRDefault="0013025B" w:rsidP="0013025B">
      <w:pPr>
        <w:pStyle w:val="Heading3"/>
        <w:rPr>
          <w:lang w:val="en-US"/>
        </w:rPr>
      </w:pPr>
      <w:bookmarkStart w:id="13" w:name="_Toc455264246"/>
      <w:r>
        <w:rPr>
          <w:lang w:val="en-US"/>
        </w:rPr>
        <w:t>SVM tuyến tính (Linear SVM)</w:t>
      </w:r>
      <w:bookmarkEnd w:id="13"/>
    </w:p>
    <w:p w14:paraId="1489D73F" w14:textId="77777777"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14:paraId="07133C98" w14:textId="77777777"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14:paraId="0808493F" w14:textId="77777777" w:rsidR="0075285D" w:rsidRDefault="0075285D" w:rsidP="00637AA0">
      <w:pPr>
        <w:rPr>
          <w:rFonts w:eastAsiaTheme="minorEastAsia"/>
          <w:lang w:val="en-US"/>
        </w:rPr>
      </w:pPr>
      <w:r>
        <w:rPr>
          <w:rFonts w:eastAsiaTheme="minorEastAsia"/>
          <w:lang w:val="en-US"/>
        </w:rPr>
        <w:t xml:space="preserve">với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14:paraId="40EEA7F0" w14:textId="77777777"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14:paraId="1EAD88EB" w14:textId="77777777" w:rsidR="0013025B" w:rsidRDefault="0013025B" w:rsidP="0013025B">
      <w:pPr>
        <w:pStyle w:val="Heading4"/>
        <w:rPr>
          <w:lang w:val="en-US"/>
        </w:rPr>
      </w:pPr>
      <w:bookmarkStart w:id="14" w:name="_Toc455264247"/>
      <w:r>
        <w:rPr>
          <w:lang w:val="en-US"/>
        </w:rPr>
        <w:lastRenderedPageBreak/>
        <w:t>Hard-margin</w:t>
      </w:r>
      <w:bookmarkEnd w:id="14"/>
    </w:p>
    <w:p w14:paraId="026A53FA" w14:textId="77777777"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14:paraId="44243E90" w14:textId="77777777" w:rsidR="00E50B38" w:rsidRDefault="00E50B38" w:rsidP="00637AA0">
      <w:pPr>
        <w:rPr>
          <w:rFonts w:eastAsiaTheme="minorEastAsia"/>
          <w:lang w:val="en-US"/>
        </w:rPr>
      </w:pPr>
      <w:r>
        <w:rPr>
          <w:rFonts w:eastAsiaTheme="minorEastAsia"/>
          <w:lang w:val="en-US"/>
        </w:rPr>
        <w:t>Ta có thể mô tả 2 siêu phẳng ấy bằng phương trình:</w:t>
      </w:r>
    </w:p>
    <w:p w14:paraId="3D81029E" w14:textId="77777777" w:rsidR="00E50B38" w:rsidRDefault="006845FC"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194E2BE3" w14:textId="77777777" w:rsidR="00E50B38" w:rsidRPr="00366C33" w:rsidRDefault="00E50B38" w:rsidP="00E50B38">
      <w:pPr>
        <w:rPr>
          <w:lang w:val="en-US"/>
        </w:rPr>
      </w:pPr>
      <w:r>
        <w:rPr>
          <w:rFonts w:eastAsiaTheme="minorEastAsia"/>
          <w:lang w:val="en-US"/>
        </w:rPr>
        <w:t xml:space="preserve">và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66F657B0" w14:textId="77777777" w:rsidR="00EB2747" w:rsidRDefault="00E50B38" w:rsidP="00EB2747">
      <w:pPr>
        <w:rPr>
          <w:rFonts w:eastAsiaTheme="minorEastAsia"/>
          <w:lang w:val="en-US"/>
        </w:rPr>
      </w:pPr>
      <w:r>
        <w:rPr>
          <w:lang w:val="en-US"/>
        </w:rPr>
        <w:t xml:space="preserve">Trong hình học giải tích, khoảng cách giữa 2 siêu phẳng trên là </w:t>
      </w:r>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thiểu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14:paraId="138EEBEF" w14:textId="77777777" w:rsidR="00EB2747" w:rsidRDefault="006845FC"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nếu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14:paraId="6CFDE000" w14:textId="77777777" w:rsidR="00EB2747" w:rsidRDefault="00EB2747" w:rsidP="00EB2747">
      <w:pPr>
        <w:jc w:val="left"/>
        <w:rPr>
          <w:rFonts w:eastAsiaTheme="minorEastAsia" w:cs="Tahoma"/>
          <w:lang w:val="en-US"/>
        </w:rPr>
      </w:pPr>
      <w:r>
        <w:rPr>
          <w:rFonts w:eastAsiaTheme="minorEastAsia" w:cs="Tahoma"/>
          <w:lang w:val="en-US"/>
        </w:rPr>
        <w:t>hoặc</w:t>
      </w:r>
    </w:p>
    <w:p w14:paraId="62875855" w14:textId="77777777"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14:paraId="7D54AA4A" w14:textId="77777777"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14:paraId="3415CAED" w14:textId="77777777" w:rsidR="00EB2747" w:rsidRDefault="006845FC"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14:paraId="4316AB42" w14:textId="77777777"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14:paraId="57B4CF8D" w14:textId="77777777" w:rsidR="00383716" w:rsidRDefault="00383716" w:rsidP="00383716">
      <w:pPr>
        <w:ind w:firstLine="0"/>
        <w:jc w:val="center"/>
        <w:rPr>
          <w:rFonts w:eastAsiaTheme="minorEastAsia" w:cs="Tahoma"/>
          <w:lang w:val="en-US"/>
        </w:rPr>
      </w:pPr>
      <w:r>
        <w:rPr>
          <w:rFonts w:eastAsiaTheme="minorEastAsia" w:cs="Tahoma"/>
          <w:lang w:val="en-US"/>
        </w:rPr>
        <w:t xml:space="preserve">“Tìm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mọi </w:t>
      </w:r>
      <m:oMath>
        <m:r>
          <m:rPr>
            <m:sty m:val="p"/>
          </m:rPr>
          <w:rPr>
            <w:rFonts w:ascii="Cambria Math" w:eastAsiaTheme="minorEastAsia" w:hAnsi="Cambria Math" w:cs="Tahoma"/>
            <w:lang w:val="en-US"/>
          </w:rPr>
          <m:t>1 ≤i≤n</m:t>
        </m:r>
      </m:oMath>
      <w:r>
        <w:rPr>
          <w:rFonts w:eastAsiaTheme="minorEastAsia" w:cs="Tahoma"/>
          <w:lang w:val="en-US"/>
        </w:rPr>
        <w:t>”</w:t>
      </w:r>
    </w:p>
    <w:p w14:paraId="4E8B467D" w14:textId="77777777"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loại </w:t>
      </w:r>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14:paraId="501C0353" w14:textId="77777777" w:rsidR="0013025B" w:rsidRDefault="0013025B" w:rsidP="00383716">
      <w:pPr>
        <w:ind w:firstLine="0"/>
        <w:rPr>
          <w:rFonts w:eastAsiaTheme="minorEastAsia" w:cs="Tahoma"/>
          <w:lang w:val="en-US"/>
        </w:rPr>
      </w:pPr>
    </w:p>
    <w:p w14:paraId="5DB85FCB" w14:textId="77777777" w:rsidR="0013025B" w:rsidRDefault="0013025B" w:rsidP="00383716">
      <w:pPr>
        <w:ind w:firstLine="0"/>
        <w:rPr>
          <w:rFonts w:eastAsiaTheme="minorEastAsia" w:cs="Tahoma"/>
          <w:lang w:val="en-US"/>
        </w:rPr>
      </w:pPr>
    </w:p>
    <w:p w14:paraId="053FC405" w14:textId="77777777" w:rsidR="001151B2" w:rsidRDefault="006845FC" w:rsidP="001151B2">
      <w:pPr>
        <w:ind w:firstLine="0"/>
        <w:jc w:val="center"/>
        <w:rPr>
          <w:rFonts w:eastAsiaTheme="minorEastAsia" w:cs="Tahoma"/>
          <w:lang w:val="en-US"/>
        </w:rPr>
      </w:pPr>
      <w:r>
        <w:rPr>
          <w:rFonts w:eastAsiaTheme="minorEastAsia" w:cs="Tahoma"/>
          <w:lang w:val="en-US"/>
        </w:rPr>
        <w:pict w14:anchorId="4EF7E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7pt;height:180pt">
            <v:imagedata r:id="rId9" o:title="Svm_max_sep_hyperplane_with_margin"/>
          </v:shape>
        </w:pict>
      </w:r>
    </w:p>
    <w:p w14:paraId="7A4F9C0D" w14:textId="77777777" w:rsidR="0013025B" w:rsidRPr="0013025B" w:rsidRDefault="0013025B" w:rsidP="00CF3A6D">
      <w:pPr>
        <w:pStyle w:val="FigureTable"/>
        <w:rPr>
          <w:lang w:val="en-US"/>
        </w:rPr>
      </w:pPr>
      <w:r w:rsidRPr="00CF3A6D">
        <w:rPr>
          <w:b/>
          <w:lang w:val="en-US"/>
        </w:rPr>
        <w:t>Hình 2.1</w:t>
      </w:r>
      <w:r w:rsidRPr="0013025B">
        <w:rPr>
          <w:lang w:val="en-US"/>
        </w:rPr>
        <w:t xml:space="preserve"> Siêu phẳng maximum-margin và các margin của 1 bộ SVM được học từ các mẫu được gán nhãn thành 2 lớp. Những mẫu nằm trên margin được gọi là support vectors</w:t>
      </w:r>
    </w:p>
    <w:p w14:paraId="5B228D51" w14:textId="77777777" w:rsidR="001151B2" w:rsidRDefault="0013025B" w:rsidP="0013025B">
      <w:pPr>
        <w:pStyle w:val="Heading4"/>
        <w:rPr>
          <w:lang w:val="en-US"/>
        </w:rPr>
      </w:pPr>
      <w:bookmarkStart w:id="15" w:name="_Toc455264248"/>
      <w:r>
        <w:rPr>
          <w:lang w:val="en-US"/>
        </w:rPr>
        <w:t>Soft-margin</w:t>
      </w:r>
      <w:bookmarkEnd w:id="15"/>
    </w:p>
    <w:p w14:paraId="57943A29" w14:textId="77777777"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14:paraId="6C8819A6" w14:textId="77777777" w:rsidR="0013025B" w:rsidRPr="00A42F1D" w:rsidRDefault="00A42F1D" w:rsidP="0013025B">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14:paraId="3C4CDE94" w14:textId="77777777"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14:paraId="6C03B58B" w14:textId="77777777" w:rsidR="00BB55AF" w:rsidRPr="00BB55AF" w:rsidRDefault="006845FC"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14:paraId="65589745" w14:textId="77777777" w:rsidR="00BB55AF" w:rsidRPr="0013025B" w:rsidRDefault="00BB55AF" w:rsidP="0013025B">
      <w:pPr>
        <w:rPr>
          <w:lang w:val="en-US"/>
        </w:rPr>
      </w:pPr>
      <w:r>
        <w:rPr>
          <w:rFonts w:eastAsiaTheme="minorEastAsia"/>
          <w:lang w:val="en-US"/>
        </w:rPr>
        <w:t xml:space="preserve">với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14:paraId="12B022FD" w14:textId="77777777" w:rsidR="0030138A" w:rsidRDefault="0030138A" w:rsidP="0030138A">
      <w:pPr>
        <w:pStyle w:val="Heading3"/>
        <w:rPr>
          <w:lang w:val="en-US"/>
        </w:rPr>
      </w:pPr>
      <w:bookmarkStart w:id="16" w:name="_Toc455264249"/>
      <w:r>
        <w:rPr>
          <w:lang w:val="en-US"/>
        </w:rPr>
        <w:t>Kernel method</w:t>
      </w:r>
      <w:bookmarkEnd w:id="16"/>
    </w:p>
    <w:p w14:paraId="0A3AED20" w14:textId="77777777"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w:t>
      </w:r>
      <w:r>
        <w:rPr>
          <w:lang w:val="en-US"/>
        </w:rPr>
        <w:lastRenderedPageBreak/>
        <w:t xml:space="preserve">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14:paraId="11A7945C" w14:textId="77777777" w:rsidR="00046DAE" w:rsidRPr="00046DAE" w:rsidRDefault="00046DAE" w:rsidP="00046DAE">
      <w:pPr>
        <w:ind w:firstLine="0"/>
        <w:jc w:val="center"/>
        <w:rPr>
          <w:noProof/>
          <w:lang w:eastAsia="ja-JP"/>
        </w:rPr>
      </w:pPr>
      <w:r w:rsidRPr="00390A8B">
        <w:rPr>
          <w:noProof/>
          <w:lang w:val="en-US" w:eastAsia="ja-JP"/>
        </w:rPr>
        <w:drawing>
          <wp:inline distT="0" distB="0" distL="0" distR="0" wp14:anchorId="18191581" wp14:editId="155ABE8C">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eastAsia="ja-JP"/>
        </w:rPr>
        <w:drawing>
          <wp:inline distT="0" distB="0" distL="0" distR="0" wp14:anchorId="554CBBAD" wp14:editId="7BC8CC3D">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14:paraId="64F33595" w14:textId="77777777"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14:paraId="615B7CC1" w14:textId="77777777"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14:paraId="0DCDD9F9" w14:textId="77777777" w:rsidR="00046DAE" w:rsidRDefault="00773D77" w:rsidP="00046DAE">
      <w:pPr>
        <w:pStyle w:val="Heading4"/>
      </w:pPr>
      <w:bookmarkStart w:id="17" w:name="_Toc455264250"/>
      <w:r>
        <w:t>Định nghĩa</w:t>
      </w:r>
      <w:bookmarkEnd w:id="17"/>
    </w:p>
    <w:p w14:paraId="2D2FE17A" w14:textId="77777777"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14:paraId="20E9CBC1" w14:textId="77777777"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14:paraId="443A7B10" w14:textId="77777777" w:rsidR="00E7610E" w:rsidRPr="00E7610E" w:rsidRDefault="00E7610E" w:rsidP="00773D77">
      <w:pPr>
        <w:rPr>
          <w:rFonts w:eastAsiaTheme="minorEastAsia" w:cs="Times New Roman"/>
        </w:rP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128FE763" w14:textId="77777777" w:rsidR="00E7610E" w:rsidRDefault="00E7610E" w:rsidP="00756BBA">
      <w:r>
        <w:lastRenderedPageBreak/>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14:paraId="35AC7AE3" w14:textId="77777777" w:rsidR="00756BBA" w:rsidRDefault="00082EBC" w:rsidP="00E769F3">
      <w:pPr>
        <w:pStyle w:val="Heading4"/>
      </w:pPr>
      <w:bookmarkStart w:id="18" w:name="_Toc455264251"/>
      <w:r>
        <w:t>Điều kiện Mercer</w:t>
      </w:r>
      <w:bookmarkEnd w:id="18"/>
    </w:p>
    <w:p w14:paraId="34F3199A" w14:textId="77777777"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14:paraId="6D29F931" w14:textId="77777777"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14:paraId="7E49BB3E" w14:textId="77777777"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14:paraId="6DA12FD5" w14:textId="77777777" w:rsidR="00FF720D" w:rsidRPr="00EB555A" w:rsidRDefault="006845FC"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14:paraId="5BB4F763" w14:textId="77777777" w:rsidR="00EB555A" w:rsidRDefault="00EB555A" w:rsidP="00EB555A">
      <w:pPr>
        <w:pStyle w:val="Heading4"/>
      </w:pPr>
      <w:bookmarkStart w:id="19" w:name="_Toc455264252"/>
      <w:r>
        <w:t>Radial basis function (RBF)</w:t>
      </w:r>
      <w:bookmarkEnd w:id="19"/>
    </w:p>
    <w:p w14:paraId="4883784A" w14:textId="77777777"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14:paraId="76AA9B3A" w14:textId="77777777"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14:paraId="0A11F2F0" w14:textId="77777777"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xml:space="preserve">, với giá trị càng cao thì tốc độ xử lý càng nhanh nhưng chưa chắc hiệu quả và ngược lại. Còn với thông số C tradeoff giữa </w:t>
      </w:r>
      <w:r w:rsidR="00303699">
        <w:rPr>
          <w:rFonts w:eastAsiaTheme="minorEastAsia"/>
        </w:rPr>
        <w:lastRenderedPageBreak/>
        <w:t>việc phân loại nhầm giữa các sample và độ phức tạp của hàm kernel. C thấp sẽ cho kernel với độ phức tạp thấp trong khi C cao dễ dẫn đến hiện tượng overfit.</w:t>
      </w:r>
    </w:p>
    <w:p w14:paraId="6DA1A632" w14:textId="77777777" w:rsidR="00842871" w:rsidRDefault="00842871" w:rsidP="00842871">
      <w:pPr>
        <w:pStyle w:val="Heading2"/>
      </w:pPr>
      <w:bookmarkStart w:id="20" w:name="_Toc455264253"/>
      <w:r>
        <w:t>Multi-class SVM</w:t>
      </w:r>
      <w:bookmarkEnd w:id="20"/>
    </w:p>
    <w:p w14:paraId="6D71B12A" w14:textId="77777777"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14:paraId="3DA692C4" w14:textId="77777777" w:rsidR="001A3BFF" w:rsidRDefault="001A3BFF" w:rsidP="001A3BFF">
      <w:pPr>
        <w:pStyle w:val="Heading3"/>
      </w:pPr>
      <w:bookmarkStart w:id="21" w:name="_Toc455264254"/>
      <w:r>
        <w:t>One-versus-all</w:t>
      </w:r>
      <w:bookmarkEnd w:id="21"/>
    </w:p>
    <w:p w14:paraId="3A594272" w14:textId="77777777"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14:paraId="0D56CFB5" w14:textId="77777777"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14:paraId="566B0062" w14:textId="77777777" w:rsidR="006934CA" w:rsidRDefault="006934CA" w:rsidP="006934CA">
      <w:pPr>
        <w:pStyle w:val="Heading3"/>
      </w:pPr>
      <w:bookmarkStart w:id="22" w:name="_Toc455264255"/>
      <w:r>
        <w:t>One-versus-one</w:t>
      </w:r>
      <w:bookmarkEnd w:id="22"/>
    </w:p>
    <w:p w14:paraId="61FAA131" w14:textId="77777777"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14:paraId="6706BCB9" w14:textId="77777777"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14:paraId="088302F1" w14:textId="77777777" w:rsidR="00A77ED0" w:rsidRDefault="00A77ED0" w:rsidP="00A77ED0">
      <w:pPr>
        <w:rPr>
          <w:rFonts w:eastAsiaTheme="minorEastAsia"/>
        </w:rPr>
      </w:pPr>
      <w:r>
        <w:lastRenderedPageBreak/>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14:paraId="295D353F" w14:textId="77777777" w:rsidTr="00184594">
        <w:trPr>
          <w:jc w:val="center"/>
        </w:trPr>
        <w:tc>
          <w:tcPr>
            <w:tcW w:w="2925" w:type="dxa"/>
            <w:vAlign w:val="center"/>
          </w:tcPr>
          <w:p w14:paraId="25148316" w14:textId="77777777" w:rsidR="00184594" w:rsidRDefault="00184594" w:rsidP="00184594">
            <w:pPr>
              <w:spacing w:after="0"/>
              <w:ind w:firstLine="0"/>
              <w:jc w:val="center"/>
            </w:pPr>
          </w:p>
        </w:tc>
        <w:tc>
          <w:tcPr>
            <w:tcW w:w="0" w:type="auto"/>
            <w:vAlign w:val="center"/>
          </w:tcPr>
          <w:p w14:paraId="1EF5AAED" w14:textId="77777777" w:rsidR="00184594" w:rsidRDefault="00184594" w:rsidP="00184594">
            <w:pPr>
              <w:spacing w:after="0"/>
              <w:ind w:firstLine="0"/>
              <w:jc w:val="center"/>
            </w:pPr>
            <w:r>
              <w:t>Training</w:t>
            </w:r>
          </w:p>
        </w:tc>
        <w:tc>
          <w:tcPr>
            <w:tcW w:w="2926" w:type="dxa"/>
            <w:vAlign w:val="center"/>
          </w:tcPr>
          <w:p w14:paraId="51AB07F5" w14:textId="77777777" w:rsidR="00184594" w:rsidRDefault="00184594" w:rsidP="00184594">
            <w:pPr>
              <w:spacing w:after="0"/>
              <w:ind w:firstLine="0"/>
              <w:jc w:val="center"/>
            </w:pPr>
            <w:r>
              <w:t>Testing</w:t>
            </w:r>
          </w:p>
        </w:tc>
      </w:tr>
      <w:tr w:rsidR="00184594" w14:paraId="49892421" w14:textId="77777777" w:rsidTr="00184594">
        <w:trPr>
          <w:jc w:val="center"/>
        </w:trPr>
        <w:tc>
          <w:tcPr>
            <w:tcW w:w="2925" w:type="dxa"/>
            <w:vAlign w:val="center"/>
          </w:tcPr>
          <w:p w14:paraId="77D0734C" w14:textId="77777777" w:rsidR="00184594" w:rsidRDefault="00184594" w:rsidP="00184594">
            <w:pPr>
              <w:spacing w:after="0"/>
              <w:ind w:firstLine="0"/>
              <w:jc w:val="center"/>
            </w:pPr>
            <w:r>
              <w:t>OVA</w:t>
            </w:r>
          </w:p>
        </w:tc>
        <w:tc>
          <w:tcPr>
            <w:tcW w:w="2926" w:type="dxa"/>
            <w:vAlign w:val="center"/>
          </w:tcPr>
          <w:p w14:paraId="12E41A68"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14:paraId="53D5BB8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14:paraId="1A33D4CF" w14:textId="77777777" w:rsidTr="00184594">
        <w:trPr>
          <w:jc w:val="center"/>
        </w:trPr>
        <w:tc>
          <w:tcPr>
            <w:tcW w:w="2925" w:type="dxa"/>
            <w:vAlign w:val="center"/>
          </w:tcPr>
          <w:p w14:paraId="2D3BF542" w14:textId="77777777" w:rsidR="00184594" w:rsidRDefault="00184594" w:rsidP="00184594">
            <w:pPr>
              <w:spacing w:after="0"/>
              <w:ind w:firstLine="0"/>
              <w:jc w:val="center"/>
            </w:pPr>
            <w:r>
              <w:t>OVO</w:t>
            </w:r>
          </w:p>
        </w:tc>
        <w:tc>
          <w:tcPr>
            <w:tcW w:w="2926" w:type="dxa"/>
            <w:vAlign w:val="center"/>
          </w:tcPr>
          <w:p w14:paraId="703CB4B3"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14:paraId="63ED1B0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14:paraId="5177D22E" w14:textId="77777777"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14:paraId="7CC70566" w14:textId="77777777" w:rsidR="00A77ED0" w:rsidRPr="00A77ED0" w:rsidRDefault="00A77ED0" w:rsidP="006934CA"/>
    <w:p w14:paraId="7A272053" w14:textId="77777777" w:rsidR="0030138A" w:rsidRDefault="0030138A" w:rsidP="00F90573">
      <w:pPr>
        <w:pStyle w:val="Heading2"/>
      </w:pPr>
      <w:bookmarkStart w:id="23" w:name="_Toc455264256"/>
      <w:r w:rsidRPr="00390A8B">
        <w:t>Cải tiến model</w:t>
      </w:r>
      <w:bookmarkEnd w:id="23"/>
    </w:p>
    <w:p w14:paraId="4A0FFD2C" w14:textId="77777777" w:rsidR="00303699" w:rsidRDefault="00303699" w:rsidP="00303699">
      <w:r>
        <w:t>Như đã đề cập ở trên, vấn đề mới nảy sinh chính là tìm cặp (gamma,C) sao cho model thu được là tốt nhất. Ta sử dụng kĩ thuật k-fold cross-validation.</w:t>
      </w:r>
    </w:p>
    <w:p w14:paraId="627065E9" w14:textId="77777777" w:rsidR="007F4B40" w:rsidRPr="00390A8B" w:rsidRDefault="00303699" w:rsidP="008F6E01">
      <w:pPr>
        <w:rPr>
          <w:rFonts w:cs="Times New Roman"/>
          <w:szCs w:val="26"/>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14:paraId="0D028F30" w14:textId="77777777" w:rsidR="00FB5442" w:rsidRPr="00390A8B" w:rsidRDefault="00FB5442" w:rsidP="007F4B40">
      <w:pPr>
        <w:rPr>
          <w:rFonts w:cs="Times New Roman"/>
          <w:szCs w:val="26"/>
        </w:rPr>
        <w:sectPr w:rsidR="00FB5442" w:rsidRPr="00390A8B" w:rsidSect="007F4B40">
          <w:pgSz w:w="11906" w:h="16838"/>
          <w:pgMar w:top="1701" w:right="1134" w:bottom="1985" w:left="1985" w:header="708" w:footer="708" w:gutter="0"/>
          <w:cols w:space="708"/>
          <w:docGrid w:linePitch="360"/>
        </w:sectPr>
      </w:pPr>
    </w:p>
    <w:p w14:paraId="363BDB5C" w14:textId="34C91D74" w:rsidR="00FB5442" w:rsidRPr="00390A8B" w:rsidRDefault="00152C6F" w:rsidP="00FB5442">
      <w:pPr>
        <w:pStyle w:val="Heading1"/>
        <w:rPr>
          <w:lang w:val="vi-VN"/>
        </w:rPr>
      </w:pPr>
      <w:bookmarkStart w:id="24" w:name="_Toc455264257"/>
      <w:r>
        <w:rPr>
          <w:lang w:val="vi-VN"/>
        </w:rPr>
        <w:lastRenderedPageBreak/>
        <w:t>Phương pháp tiếp cận</w:t>
      </w:r>
      <w:bookmarkEnd w:id="24"/>
    </w:p>
    <w:p w14:paraId="315B37BB" w14:textId="77777777" w:rsidR="00E676EF" w:rsidRDefault="008F6E01" w:rsidP="00E676EF">
      <w:pPr>
        <w:pStyle w:val="Heading2"/>
      </w:pPr>
      <w:bookmarkStart w:id="25" w:name="_Toc455264258"/>
      <w:r>
        <w:t>Giới thiệu về ứng dụng</w:t>
      </w:r>
      <w:bookmarkEnd w:id="25"/>
    </w:p>
    <w:p w14:paraId="59E4BF69" w14:textId="7E2E47DC" w:rsidR="006845FC" w:rsidRPr="006845FC" w:rsidRDefault="008F6E01" w:rsidP="003B6750">
      <w:del w:id="26" w:author="Katou Hideaki" w:date="2016-07-03T00:17:00Z">
        <w:r w:rsidDel="00AC74DD">
          <w:rPr>
            <w:i/>
          </w:rPr>
          <w:delText>EMO</w:delText>
        </w:r>
        <w:r w:rsidDel="00AC74DD">
          <w:delText xml:space="preserve"> là một ứng dụng chạy trên hệ điều hành Ubuntu</w:delText>
        </w:r>
        <w:r w:rsidR="003B6750" w:rsidDel="00AC74DD">
          <w:delText xml:space="preserve">. Được lập trình trên nền C++, ứng dụng </w:delText>
        </w:r>
        <w:r w:rsidR="003B6750" w:rsidDel="00AC74DD">
          <w:rPr>
            <w:i/>
          </w:rPr>
          <w:delText xml:space="preserve">EMO </w:delText>
        </w:r>
        <w:r w:rsidR="003B6750" w:rsidDel="00AC74DD">
          <w:delText xml:space="preserve">đảm bảo việc xử lý webcam real-time diễn ra với độ trễ thấp. Các tính năng của ứng dụng </w:delText>
        </w:r>
        <w:r w:rsidR="003B6750" w:rsidDel="00AC74DD">
          <w:rPr>
            <w:i/>
          </w:rPr>
          <w:delText>EMO</w:delText>
        </w:r>
        <w:r w:rsidR="003B6750" w:rsidDel="00AC74DD">
          <w:delText xml:space="preserve"> bao gồm nhận diện cảm xúc và ghi hình.</w:delText>
        </w:r>
      </w:del>
      <w:ins w:id="27" w:author="Katou Hideaki" w:date="2016-07-02T23:16:00Z">
        <w:r w:rsidR="006845FC">
          <w:t xml:space="preserve">Trong nghiên cứu </w:t>
        </w:r>
      </w:ins>
      <w:ins w:id="28" w:author="Katou Hideaki" w:date="2016-07-02T23:17:00Z">
        <w:r w:rsidR="006845FC">
          <w:t xml:space="preserve">này, chúng tôi đưa ra ứng dụng chạy demo </w:t>
        </w:r>
        <w:r w:rsidR="006845FC">
          <w:rPr>
            <w:i/>
          </w:rPr>
          <w:t>EMO</w:t>
        </w:r>
        <w:r w:rsidR="006845FC">
          <w:t>.</w:t>
        </w:r>
      </w:ins>
      <w:ins w:id="29" w:author="Katou Hideaki" w:date="2016-07-02T23:18:00Z">
        <w:r w:rsidR="003B5F0D">
          <w:t xml:space="preserve"> Không chỉ đặt mục tiêu về tốc độ và hiệu suất xử lý</w:t>
        </w:r>
      </w:ins>
      <w:ins w:id="30" w:author="Katou Hideaki" w:date="2016-07-02T23:22:00Z">
        <w:r w:rsidR="003B5F0D">
          <w:t>, ứng dụng được lập trình</w:t>
        </w:r>
      </w:ins>
      <w:ins w:id="31" w:author="Katou Hideaki" w:date="2016-07-02T23:23:00Z">
        <w:r w:rsidR="003B5F0D">
          <w:t xml:space="preserve"> bằng ngôn ngữ C++ trên hệ điều hành mã nguồn mở Ubuntu</w:t>
        </w:r>
      </w:ins>
      <w:ins w:id="32" w:author="Katou Hideaki" w:date="2016-07-02T23:24:00Z">
        <w:r w:rsidR="003B5F0D">
          <w:t xml:space="preserve"> nhằm hướng đến các hệ thống nhúng để tạo điều kiện dễ dàng cho việc phát triển về sau.</w:t>
        </w:r>
      </w:ins>
      <w:ins w:id="33" w:author="Katou Hideaki" w:date="2016-07-02T23:25:00Z">
        <w:r w:rsidR="003B5F0D">
          <w:t xml:space="preserve"> Các </w:t>
        </w:r>
      </w:ins>
      <w:ins w:id="34" w:author="Katou Hideaki" w:date="2016-07-02T23:37:00Z">
        <w:r w:rsidR="00016D35">
          <w:t>tính</w:t>
        </w:r>
      </w:ins>
      <w:ins w:id="35" w:author="Katou Hideaki" w:date="2016-07-02T23:25:00Z">
        <w:r w:rsidR="003B5F0D">
          <w:t xml:space="preserve"> năng chính của ứng dụng </w:t>
        </w:r>
        <w:r w:rsidR="003B5F0D">
          <w:rPr>
            <w:i/>
          </w:rPr>
          <w:t>EMO</w:t>
        </w:r>
        <w:r w:rsidR="003B5F0D">
          <w:t xml:space="preserve"> gồm 3 </w:t>
        </w:r>
      </w:ins>
      <w:ins w:id="36" w:author="Katou Hideaki" w:date="2016-07-02T23:37:00Z">
        <w:r w:rsidR="00016D35">
          <w:t>tính</w:t>
        </w:r>
      </w:ins>
      <w:ins w:id="37" w:author="Katou Hideaki" w:date="2016-07-02T23:25:00Z">
        <w:r w:rsidR="003B5F0D">
          <w:t xml:space="preserve"> năng chính: nhận diện cảm xúc thông qua webcam trực tiếp, nhận diện cảm xúc qua video thu sẵn và </w:t>
        </w:r>
      </w:ins>
      <w:ins w:id="38" w:author="Katou Hideaki" w:date="2016-07-02T23:26:00Z">
        <w:r w:rsidR="003B5F0D">
          <w:t>trích ảnh trực tiếp từ webcam để</w:t>
        </w:r>
        <w:r w:rsidR="00016D35">
          <w:t xml:space="preserve"> thu thập </w:t>
        </w:r>
        <w:r w:rsidR="003B5F0D">
          <w:t>dữ liệu.</w:t>
        </w:r>
      </w:ins>
      <w:ins w:id="39" w:author="Katou Hideaki" w:date="2016-07-02T23:18:00Z">
        <w:r w:rsidR="003B5F0D">
          <w:t xml:space="preserve"> </w:t>
        </w:r>
      </w:ins>
    </w:p>
    <w:p w14:paraId="2B9BAC80" w14:textId="77777777" w:rsidR="003B6750" w:rsidRDefault="003B6750" w:rsidP="003B6750">
      <w:pPr>
        <w:pStyle w:val="Heading3"/>
      </w:pPr>
      <w:bookmarkStart w:id="40" w:name="_Toc455264259"/>
      <w:r>
        <w:t>Tính năng nhận diện cảm xúc</w:t>
      </w:r>
      <w:bookmarkEnd w:id="40"/>
    </w:p>
    <w:p w14:paraId="56A64DD3" w14:textId="3FD521CB" w:rsidR="003B5F0D" w:rsidRDefault="003B6750" w:rsidP="003B6750">
      <w:del w:id="41" w:author="Katou Hideaki" w:date="2016-07-03T00:17:00Z">
        <w:r w:rsidDel="00AC74DD">
          <w:delText>Đây là tính năng chính của ứng dụng. Nhóm giới hạn lại ứng dụng chỉ nhận diện cảm xúc của 1 frontal face nhận diện được, kết quả nhận diện sẽ được overlay bên góc trái của cửa sổ thể hiện.</w:delText>
        </w:r>
      </w:del>
      <w:ins w:id="42" w:author="Katou Hideaki" w:date="2016-07-02T23:37:00Z">
        <w:r w:rsidR="00016D35">
          <w:t>Đây là tính năng</w:t>
        </w:r>
      </w:ins>
      <w:ins w:id="43" w:author="Katou Hideaki" w:date="2016-07-02T23:38:00Z">
        <w:r w:rsidR="00016D35">
          <w:t xml:space="preserve"> chính của ứng dụng. Người dùng có thể chọn nhận diện trực tiếp từ webcam hoặc</w:t>
        </w:r>
      </w:ins>
      <w:ins w:id="44" w:author="Katou Hideaki" w:date="2016-07-02T23:39:00Z">
        <w:r w:rsidR="00016D35">
          <w:t xml:space="preserve"> nhập đường dẫn của video vào. Kết quả sẽ được overlay ở góc trên bên </w:t>
        </w:r>
      </w:ins>
      <w:ins w:id="45" w:author="Katou Hideaki" w:date="2016-07-02T23:40:00Z">
        <w:r w:rsidR="00016D35">
          <w:t>trái màn hình của cửa sổ preview.</w:t>
        </w:r>
      </w:ins>
      <w:ins w:id="46" w:author="Katou Hideaki" w:date="2016-07-02T23:37:00Z">
        <w:r w:rsidR="00016D35">
          <w:t xml:space="preserve"> </w:t>
        </w:r>
      </w:ins>
    </w:p>
    <w:p w14:paraId="32BEB656" w14:textId="77777777" w:rsidR="003B6750" w:rsidRDefault="003B6750" w:rsidP="003B6750">
      <w:pPr>
        <w:pStyle w:val="Heading3"/>
      </w:pPr>
      <w:bookmarkStart w:id="47" w:name="_Toc455264260"/>
      <w:r>
        <w:t>Tính năng ghi hình</w:t>
      </w:r>
      <w:bookmarkEnd w:id="47"/>
    </w:p>
    <w:p w14:paraId="65831026" w14:textId="054C6B16" w:rsidR="00016D35" w:rsidDel="001B3FE6" w:rsidRDefault="003B6750" w:rsidP="003B6750">
      <w:pPr>
        <w:rPr>
          <w:del w:id="48" w:author="Katou Hideaki" w:date="2016-07-02T23:43:00Z"/>
        </w:rPr>
      </w:pPr>
      <w:del w:id="49" w:author="Katou Hideaki" w:date="2016-07-03T00:17:00Z">
        <w:r w:rsidDel="00AC74DD">
          <w:delText>Nhóm thêm tính năng này nhằm mục đích thu thập dữ liệu cho việc huấn luyện mô hình học. Dữ liệu được thu trực tiếp từ webcam của laptop và ghi lại các frame ảnh dạng JPEG.</w:delText>
        </w:r>
      </w:del>
      <w:ins w:id="50" w:author="Katou Hideaki" w:date="2016-07-02T23:44:00Z">
        <w:r w:rsidR="001B3FE6">
          <w:t xml:space="preserve">Bên cạnh tính năng nhận diện cảm xúc, </w:t>
        </w:r>
      </w:ins>
      <w:ins w:id="51" w:author="Katou Hideaki" w:date="2016-07-02T23:46:00Z">
        <w:r w:rsidR="001B3FE6">
          <w:t xml:space="preserve">chúng tôi thêm tính năng này nhằm mục đích thu thập bổ sung thêm dữ liệu cho quá trình </w:t>
        </w:r>
      </w:ins>
      <w:ins w:id="52" w:author="Katou Hideaki" w:date="2016-07-02T23:47:00Z">
        <w:r w:rsidR="001B3FE6">
          <w:t>huấn luyện model. Ảnh thỏa điều kiện của dữ liệu sẽ được trích ra từ webcam và ghi lại vào trong ổ lưu trữ.</w:t>
        </w:r>
      </w:ins>
    </w:p>
    <w:p w14:paraId="70B3C72A" w14:textId="6238D154" w:rsidR="001B3FE6" w:rsidRDefault="001B3FE6" w:rsidP="001B3FE6">
      <w:pPr>
        <w:pStyle w:val="Heading3"/>
        <w:rPr>
          <w:ins w:id="53" w:author="Katou Hideaki" w:date="2016-07-02T23:52:00Z"/>
        </w:rPr>
        <w:pPrChange w:id="54" w:author="Katou Hideaki" w:date="2016-07-02T23:50:00Z">
          <w:pPr/>
        </w:pPrChange>
      </w:pPr>
      <w:ins w:id="55" w:author="Katou Hideaki" w:date="2016-07-02T23:50:00Z">
        <w:r>
          <w:t>Hướng dẫn sử dụng</w:t>
        </w:r>
      </w:ins>
    </w:p>
    <w:p w14:paraId="57A8610F" w14:textId="08E913AD" w:rsidR="00C45DEB" w:rsidRDefault="00C45DEB" w:rsidP="001B3FE6">
      <w:pPr>
        <w:rPr>
          <w:ins w:id="56" w:author="Katou Hideaki" w:date="2016-07-03T00:07:00Z"/>
        </w:rPr>
        <w:pPrChange w:id="57" w:author="Katou Hideaki" w:date="2016-07-02T23:52:00Z">
          <w:pPr/>
        </w:pPrChange>
      </w:pPr>
      <w:ins w:id="58" w:author="Katou Hideaki" w:date="2016-07-03T00:07:00Z">
        <w:r>
          <w:t xml:space="preserve">Để chay ứng dụng ta </w:t>
        </w:r>
      </w:ins>
      <w:ins w:id="59" w:author="Katou Hideaki" w:date="2016-07-03T00:08:00Z">
        <w:r>
          <w:t>phải</w:t>
        </w:r>
      </w:ins>
      <w:ins w:id="60" w:author="Katou Hideaki" w:date="2016-07-03T00:07:00Z">
        <w:r>
          <w:t xml:space="preserve"> cung cấp đường dẫn đến bộ nhận diện </w:t>
        </w:r>
      </w:ins>
      <w:ins w:id="61" w:author="Katou Hideaki" w:date="2016-07-03T00:08:00Z">
        <w:r>
          <w:t>facial landmark, SVM model, file neutral.csv để phục vụ cho việc trích xuất các feature.</w:t>
        </w:r>
      </w:ins>
    </w:p>
    <w:p w14:paraId="2BDF8C76" w14:textId="6DA3CD2F" w:rsidR="001B3FE6" w:rsidRDefault="001B3FE6" w:rsidP="001B3FE6">
      <w:pPr>
        <w:rPr>
          <w:ins w:id="62" w:author="Katou Hideaki" w:date="2016-07-02T23:55:00Z"/>
        </w:rPr>
        <w:pPrChange w:id="63" w:author="Katou Hideaki" w:date="2016-07-02T23:52:00Z">
          <w:pPr/>
        </w:pPrChange>
      </w:pPr>
      <w:ins w:id="64" w:author="Katou Hideaki" w:date="2016-07-02T23:55:00Z">
        <w:r>
          <w:t>Cú pháp gọi chương trình:</w:t>
        </w:r>
      </w:ins>
    </w:p>
    <w:p w14:paraId="1ACF51DB" w14:textId="3688E2AD" w:rsidR="00C45DEB" w:rsidRDefault="00C45DEB" w:rsidP="00C45DEB">
      <w:pPr>
        <w:jc w:val="center"/>
        <w:rPr>
          <w:ins w:id="65" w:author="Katou Hideaki" w:date="2016-07-03T00:06:00Z"/>
          <w:b/>
        </w:rPr>
        <w:pPrChange w:id="66" w:author="Katou Hideaki" w:date="2016-07-03T00:06:00Z">
          <w:pPr/>
        </w:pPrChange>
      </w:pPr>
      <w:ins w:id="67" w:author="Katou Hideaki" w:date="2016-07-02T23:56:00Z">
        <w:r>
          <w:rPr>
            <w:b/>
          </w:rPr>
          <w:t>./</w:t>
        </w:r>
      </w:ins>
      <w:ins w:id="68" w:author="Katou Hideaki" w:date="2016-07-03T00:12:00Z">
        <w:r w:rsidR="005C1022">
          <w:rPr>
            <w:b/>
          </w:rPr>
          <w:t>EMO</w:t>
        </w:r>
      </w:ins>
      <w:ins w:id="69" w:author="Katou Hideaki" w:date="2016-07-02T23:56:00Z">
        <w:r>
          <w:rPr>
            <w:b/>
          </w:rPr>
          <w:t xml:space="preserve"> </w:t>
        </w:r>
      </w:ins>
      <w:ins w:id="70" w:author="Katou Hideaki" w:date="2016-07-03T00:05:00Z">
        <w:r>
          <w:rPr>
            <w:b/>
          </w:rPr>
          <w:t>[options]</w:t>
        </w:r>
      </w:ins>
    </w:p>
    <w:p w14:paraId="416AE864" w14:textId="17E119DD" w:rsidR="00C45DEB" w:rsidRDefault="00C45DEB" w:rsidP="00C45DEB">
      <w:pPr>
        <w:jc w:val="left"/>
        <w:rPr>
          <w:ins w:id="71" w:author="Katou Hideaki" w:date="2016-07-03T00:06:00Z"/>
        </w:rPr>
        <w:pPrChange w:id="72" w:author="Katou Hideaki" w:date="2016-07-03T00:06:00Z">
          <w:pPr/>
        </w:pPrChange>
      </w:pPr>
      <w:ins w:id="73" w:author="Katou Hideaki" w:date="2016-07-03T00:06:00Z">
        <w:r>
          <w:t>Với các option là:</w:t>
        </w:r>
      </w:ins>
    </w:p>
    <w:p w14:paraId="799658FF" w14:textId="60A488F5" w:rsidR="00C45DEB" w:rsidRDefault="00C45DEB" w:rsidP="00C45DEB">
      <w:pPr>
        <w:jc w:val="left"/>
        <w:rPr>
          <w:ins w:id="74" w:author="Katou Hideaki" w:date="2016-07-03T00:09:00Z"/>
        </w:rPr>
        <w:pPrChange w:id="75" w:author="Katou Hideaki" w:date="2016-07-03T00:06:00Z">
          <w:pPr/>
        </w:pPrChange>
      </w:pPr>
      <w:ins w:id="76" w:author="Katou Hideaki" w:date="2016-07-03T00:08:00Z">
        <w:r>
          <w:t xml:space="preserve">-s : các file cần thiết nằm ở các vị trí khác nhau, </w:t>
        </w:r>
      </w:ins>
      <w:ins w:id="77" w:author="Katou Hideaki" w:date="2016-07-03T00:09:00Z">
        <w:r>
          <w:t>cần bổ sung các tham số đường dẫn đến facial landmark model, SVM model và file neutral.csv</w:t>
        </w:r>
      </w:ins>
    </w:p>
    <w:p w14:paraId="75F20486" w14:textId="21E34711" w:rsidR="00C45DEB" w:rsidRDefault="00C45DEB" w:rsidP="00C45DEB">
      <w:pPr>
        <w:jc w:val="left"/>
        <w:rPr>
          <w:ins w:id="78" w:author="Katou Hideaki" w:date="2016-07-03T00:11:00Z"/>
        </w:rPr>
        <w:pPrChange w:id="79" w:author="Katou Hideaki" w:date="2016-07-03T00:06:00Z">
          <w:pPr/>
        </w:pPrChange>
      </w:pPr>
      <w:ins w:id="80" w:author="Katou Hideaki" w:date="2016-07-03T00:09:00Z">
        <w:r>
          <w:lastRenderedPageBreak/>
          <w:t>-r : chuyển sang chế độ</w:t>
        </w:r>
      </w:ins>
      <w:ins w:id="81" w:author="Katou Hideaki" w:date="2016-07-03T00:16:00Z">
        <w:r w:rsidR="005C1022">
          <w:t xml:space="preserve"> ghi lại ảnh</w:t>
        </w:r>
      </w:ins>
      <w:ins w:id="82" w:author="Katou Hideaki" w:date="2016-07-03T00:09:00Z">
        <w:r>
          <w:t xml:space="preserve"> trực tiếp từ webcam, thêm đường dẫn đến vị trí sẽ lưu ảnh, nếu </w:t>
        </w:r>
      </w:ins>
      <w:ins w:id="83" w:author="Katou Hideaki" w:date="2016-07-03T00:10:00Z">
        <w:r>
          <w:t>folder đã hiện hữu thì sẽ tiến hành xóa dữ liệu và tạo folder hoàn toàn mới.</w:t>
        </w:r>
      </w:ins>
    </w:p>
    <w:p w14:paraId="69A117EA" w14:textId="641F689D" w:rsidR="005C1022" w:rsidRDefault="005C1022" w:rsidP="00C45DEB">
      <w:pPr>
        <w:jc w:val="left"/>
        <w:rPr>
          <w:ins w:id="84" w:author="Katou Hideaki" w:date="2016-07-03T00:10:00Z"/>
        </w:rPr>
        <w:pPrChange w:id="85" w:author="Katou Hideaki" w:date="2016-07-03T00:06:00Z">
          <w:pPr/>
        </w:pPrChange>
      </w:pPr>
      <w:ins w:id="86" w:author="Katou Hideaki" w:date="2016-07-03T00:11:00Z">
        <w:r>
          <w:t>-v : chuyển sang chế độ nhận diện cảm xúc thông qua video có sẵn, cần bổ sung đường dẫn đến file video cần xử lý.</w:t>
        </w:r>
      </w:ins>
    </w:p>
    <w:p w14:paraId="5D00FC96" w14:textId="761CFF12" w:rsidR="00C45DEB" w:rsidRDefault="00C45DEB" w:rsidP="00C45DEB">
      <w:pPr>
        <w:jc w:val="left"/>
        <w:rPr>
          <w:ins w:id="87" w:author="Katou Hideaki" w:date="2016-07-03T00:11:00Z"/>
        </w:rPr>
        <w:pPrChange w:id="88" w:author="Katou Hideaki" w:date="2016-07-03T00:06:00Z">
          <w:pPr/>
        </w:pPrChange>
      </w:pPr>
      <w:ins w:id="89" w:author="Katou Hideaki" w:date="2016-07-03T00:10:00Z">
        <w:r>
          <w:t xml:space="preserve">Mặc định </w:t>
        </w:r>
        <w:r w:rsidR="005C1022">
          <w:t xml:space="preserve">ứng dụng sẽ chỉ </w:t>
        </w:r>
      </w:ins>
      <w:ins w:id="90" w:author="Katou Hideaki" w:date="2016-07-03T00:11:00Z">
        <w:r w:rsidR="005C1022">
          <w:t>kích hoạt tính năng nhận diện cảm xúc trực tiếp thông qua webcam.</w:t>
        </w:r>
      </w:ins>
    </w:p>
    <w:p w14:paraId="71877EEB" w14:textId="26FD520D" w:rsidR="005C1022" w:rsidRDefault="005C1022" w:rsidP="00C45DEB">
      <w:pPr>
        <w:jc w:val="left"/>
        <w:rPr>
          <w:ins w:id="91" w:author="Katou Hideaki" w:date="2016-07-03T00:13:00Z"/>
        </w:rPr>
        <w:pPrChange w:id="92" w:author="Katou Hideaki" w:date="2016-07-03T00:06:00Z">
          <w:pPr/>
        </w:pPrChange>
      </w:pPr>
      <w:ins w:id="93" w:author="Katou Hideaki" w:date="2016-07-03T00:11:00Z">
        <w:r>
          <w:t>Ví dụ:</w:t>
        </w:r>
      </w:ins>
    </w:p>
    <w:p w14:paraId="23FBF46E" w14:textId="77777777" w:rsidR="005C1022" w:rsidRDefault="005C1022" w:rsidP="00C45DEB">
      <w:pPr>
        <w:jc w:val="left"/>
        <w:rPr>
          <w:ins w:id="94" w:author="Katou Hideaki" w:date="2016-07-03T00:13:00Z"/>
        </w:rPr>
        <w:pPrChange w:id="95" w:author="Katou Hideaki" w:date="2016-07-03T00:06:00Z">
          <w:pPr/>
        </w:pPrChange>
      </w:pPr>
      <w:ins w:id="96" w:author="Katou Hideaki" w:date="2016-07-03T00:13:00Z">
        <w:r>
          <w:tab/>
        </w:r>
        <w:r>
          <w:tab/>
          <w:t xml:space="preserve">//Nhận diện thông qua webcam trong trường hợp file cần thiết ở nhiều </w:t>
        </w:r>
      </w:ins>
    </w:p>
    <w:p w14:paraId="5361DEDD" w14:textId="1DE110BC" w:rsidR="005C1022" w:rsidRDefault="005C1022" w:rsidP="005C1022">
      <w:pPr>
        <w:ind w:left="720" w:firstLine="720"/>
        <w:jc w:val="left"/>
        <w:rPr>
          <w:ins w:id="97" w:author="Katou Hideaki" w:date="2016-07-03T00:11:00Z"/>
        </w:rPr>
        <w:pPrChange w:id="98" w:author="Katou Hideaki" w:date="2016-07-03T00:13:00Z">
          <w:pPr/>
        </w:pPrChange>
      </w:pPr>
      <w:ins w:id="99" w:author="Katou Hideaki" w:date="2016-07-03T00:13:00Z">
        <w:r>
          <w:t xml:space="preserve">//vị trí khác nhau </w:t>
        </w:r>
      </w:ins>
    </w:p>
    <w:p w14:paraId="51723F90" w14:textId="592AA0A6" w:rsidR="005C1022" w:rsidRDefault="005C1022" w:rsidP="00C45DEB">
      <w:pPr>
        <w:jc w:val="left"/>
        <w:rPr>
          <w:ins w:id="100" w:author="Katou Hideaki" w:date="2016-07-03T00:13:00Z"/>
        </w:rPr>
        <w:pPrChange w:id="101" w:author="Katou Hideaki" w:date="2016-07-03T00:06:00Z">
          <w:pPr/>
        </w:pPrChange>
      </w:pPr>
      <w:ins w:id="102" w:author="Katou Hideaki" w:date="2016-07-03T00:11:00Z">
        <w:r>
          <w:tab/>
        </w:r>
        <w:r>
          <w:tab/>
        </w:r>
      </w:ins>
      <w:ins w:id="103" w:author="Katou Hideaki" w:date="2016-07-03T00:12:00Z">
        <w:r>
          <w:t>./EMO -s ./model.dat ./600.model ./neutral.csv</w:t>
        </w:r>
      </w:ins>
    </w:p>
    <w:p w14:paraId="5E4BC6B3" w14:textId="163BC17C" w:rsidR="005C1022" w:rsidRDefault="005C1022" w:rsidP="00C45DEB">
      <w:pPr>
        <w:jc w:val="left"/>
        <w:rPr>
          <w:ins w:id="104" w:author="Katou Hideaki" w:date="2016-07-03T00:15:00Z"/>
        </w:rPr>
        <w:pPrChange w:id="105" w:author="Katou Hideaki" w:date="2016-07-03T00:06:00Z">
          <w:pPr/>
        </w:pPrChange>
      </w:pPr>
      <w:ins w:id="106" w:author="Katou Hideaki" w:date="2016-07-03T00:13:00Z">
        <w:r>
          <w:tab/>
        </w:r>
        <w:r>
          <w:tab/>
          <w:t xml:space="preserve">//Kích hoạt chế độ </w:t>
        </w:r>
      </w:ins>
      <w:ins w:id="107" w:author="Katou Hideaki" w:date="2016-07-03T00:14:00Z">
        <w:r>
          <w:t xml:space="preserve">ghi hình với chế độ mặc định, ảnh sẽ được lưu ở </w:t>
        </w:r>
      </w:ins>
    </w:p>
    <w:p w14:paraId="0D7A6467" w14:textId="03506E77" w:rsidR="005C1022" w:rsidRDefault="005C1022" w:rsidP="00C45DEB">
      <w:pPr>
        <w:jc w:val="left"/>
        <w:rPr>
          <w:ins w:id="108" w:author="Katou Hideaki" w:date="2016-07-03T00:14:00Z"/>
        </w:rPr>
        <w:pPrChange w:id="109" w:author="Katou Hideaki" w:date="2016-07-03T00:06:00Z">
          <w:pPr/>
        </w:pPrChange>
      </w:pPr>
      <w:ins w:id="110" w:author="Katou Hideaki" w:date="2016-07-03T00:15:00Z">
        <w:r>
          <w:tab/>
        </w:r>
        <w:r>
          <w:tab/>
          <w:t>//folder save trong trường hợp folder save chưa có sẵn</w:t>
        </w:r>
      </w:ins>
    </w:p>
    <w:p w14:paraId="4320651E" w14:textId="1FFE4021" w:rsidR="005C1022" w:rsidRDefault="005C1022" w:rsidP="00C45DEB">
      <w:pPr>
        <w:jc w:val="left"/>
        <w:rPr>
          <w:ins w:id="111" w:author="Katou Hideaki" w:date="2016-07-03T00:15:00Z"/>
        </w:rPr>
        <w:pPrChange w:id="112" w:author="Katou Hideaki" w:date="2016-07-03T00:06:00Z">
          <w:pPr/>
        </w:pPrChange>
      </w:pPr>
      <w:ins w:id="113" w:author="Katou Hideaki" w:date="2016-07-03T00:14:00Z">
        <w:r>
          <w:tab/>
        </w:r>
        <w:r>
          <w:tab/>
          <w:t>./EMO -r ./save/</w:t>
        </w:r>
      </w:ins>
    </w:p>
    <w:p w14:paraId="378FD6C2" w14:textId="77777777" w:rsidR="005C1022" w:rsidRDefault="005C1022" w:rsidP="00C45DEB">
      <w:pPr>
        <w:jc w:val="left"/>
        <w:rPr>
          <w:ins w:id="114" w:author="Katou Hideaki" w:date="2016-07-03T00:16:00Z"/>
        </w:rPr>
        <w:pPrChange w:id="115" w:author="Katou Hideaki" w:date="2016-07-03T00:06:00Z">
          <w:pPr/>
        </w:pPrChange>
      </w:pPr>
      <w:ins w:id="116" w:author="Katou Hideaki" w:date="2016-07-03T00:15:00Z">
        <w:r>
          <w:tab/>
        </w:r>
        <w:r>
          <w:tab/>
        </w:r>
      </w:ins>
      <w:ins w:id="117" w:author="Katou Hideaki" w:date="2016-07-03T00:16:00Z">
        <w:r>
          <w:t>//Nhận diện thông qua file video có sẵn ở chế độ mặc định</w:t>
        </w:r>
      </w:ins>
    </w:p>
    <w:p w14:paraId="3FAA9004" w14:textId="6284927B" w:rsidR="005C1022" w:rsidRDefault="005C1022" w:rsidP="00C45DEB">
      <w:pPr>
        <w:jc w:val="left"/>
        <w:rPr>
          <w:ins w:id="118" w:author="Katou Hideaki" w:date="2016-07-03T00:12:00Z"/>
        </w:rPr>
        <w:pPrChange w:id="119" w:author="Katou Hideaki" w:date="2016-07-03T00:06:00Z">
          <w:pPr/>
        </w:pPrChange>
      </w:pPr>
      <w:ins w:id="120" w:author="Katou Hideaki" w:date="2016-07-03T00:16:00Z">
        <w:r>
          <w:tab/>
        </w:r>
        <w:r>
          <w:tab/>
          <w:t xml:space="preserve">./EMO -v ./sample.avi </w:t>
        </w:r>
      </w:ins>
    </w:p>
    <w:p w14:paraId="203CD7AC" w14:textId="77777777" w:rsidR="005C1022" w:rsidRPr="00C45DEB" w:rsidRDefault="005C1022" w:rsidP="005C1022">
      <w:pPr>
        <w:ind w:firstLine="0"/>
        <w:jc w:val="left"/>
        <w:rPr>
          <w:ins w:id="121" w:author="Katou Hideaki" w:date="2016-07-02T23:50:00Z"/>
        </w:rPr>
        <w:pPrChange w:id="122" w:author="Katou Hideaki" w:date="2016-07-03T00:13:00Z">
          <w:pPr/>
        </w:pPrChange>
      </w:pPr>
    </w:p>
    <w:p w14:paraId="304B2C11" w14:textId="4DB467F7" w:rsidR="00E676EF" w:rsidRDefault="00E676EF" w:rsidP="00E676EF">
      <w:pPr>
        <w:pStyle w:val="Heading2"/>
      </w:pPr>
      <w:bookmarkStart w:id="123" w:name="_Toc455264261"/>
      <w:del w:id="124" w:author="Katou Hideaki" w:date="2016-07-03T00:18:00Z">
        <w:r w:rsidDel="00AC74DD">
          <w:delText>Thư viện sử dụng</w:delText>
        </w:r>
      </w:del>
      <w:bookmarkEnd w:id="123"/>
      <w:ins w:id="125" w:author="Katou Hideaki" w:date="2016-07-03T00:18:00Z">
        <w:r w:rsidR="00AC74DD">
          <w:t>Công cụ hỗ trợ</w:t>
        </w:r>
      </w:ins>
    </w:p>
    <w:p w14:paraId="4EE6494A" w14:textId="77777777" w:rsidR="00E676EF" w:rsidRDefault="00E676EF" w:rsidP="00E676EF">
      <w:pPr>
        <w:pStyle w:val="Heading3"/>
      </w:pPr>
      <w:bookmarkStart w:id="126" w:name="_Toc455264262"/>
      <w:r>
        <w:t>Thư viện dlib</w:t>
      </w:r>
      <w:bookmarkEnd w:id="126"/>
    </w:p>
    <w:p w14:paraId="2E56EE62" w14:textId="1D62BC4F" w:rsidR="00A61B04" w:rsidRPr="009B5F97" w:rsidRDefault="009B5F97" w:rsidP="009B5F97">
      <w:del w:id="127" w:author="Katou Hideaki" w:date="2016-07-03T00:48:00Z">
        <w:r w:rsidDel="00BD3643">
          <w:delText xml:space="preserve">Là một thư viện mở được release </w:delText>
        </w:r>
      </w:del>
      <w:del w:id="128" w:author="Katou Hideaki" w:date="2016-07-03T00:18:00Z">
        <w:r w:rsidDel="00AC74DD">
          <w:delText xml:space="preserve">kèm </w:delText>
        </w:r>
      </w:del>
      <w:del w:id="129" w:author="Katou Hideaki" w:date="2016-07-03T00:48:00Z">
        <w:r w:rsidDel="00BD3643">
          <w:delText xml:space="preserve">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w:delText>
        </w:r>
      </w:del>
      <w:del w:id="130" w:author="Katou Hideaki" w:date="2016-07-03T00:35:00Z">
        <w:r w:rsidDel="00A61B04">
          <w:delText xml:space="preserve">implement được </w:delText>
        </w:r>
      </w:del>
      <w:del w:id="131" w:author="Katou Hideaki" w:date="2016-07-03T00:48:00Z">
        <w:r w:rsidDel="00BD3643">
          <w:delText>thuật toán nhận diện facial landmark với hiệu quả cao, rất cần thiết cho việc xử lý real-time thông qua webcam.</w:delText>
        </w:r>
        <w:r w:rsidR="003B6750" w:rsidDel="00BD3643">
          <w:delText xml:space="preserve"> Bên cạnh đó dlib cũng có wrapper cho ngôn ngữ Python, 1 ngôn ngữ rất dễ dùng và tiện lợi.</w:delText>
        </w:r>
      </w:del>
      <w:ins w:id="132" w:author="Katou Hideaki" w:date="2016-07-03T00:38:00Z">
        <w:r w:rsidR="00A61B04">
          <w:t xml:space="preserve">Được phát triển bởi Davis E. King từ năm 2002, dlib là một thư viện machine learning mã nguồn mở </w:t>
        </w:r>
      </w:ins>
      <w:ins w:id="133" w:author="Katou Hideaki" w:date="2016-07-03T00:48:00Z">
        <w:r w:rsidR="00BD3643">
          <w:t xml:space="preserve">cross-platform </w:t>
        </w:r>
      </w:ins>
      <w:ins w:id="134" w:author="Katou Hideaki" w:date="2016-07-03T00:39:00Z">
        <w:r w:rsidR="00A61B04">
          <w:t>dưới Boost Software License</w:t>
        </w:r>
      </w:ins>
      <w:ins w:id="135" w:author="Katou Hideaki" w:date="2016-07-03T00:41:00Z">
        <w:r w:rsidR="00BD3643">
          <w:t xml:space="preserve"> được viết bằng ngôn ngữ C++</w:t>
        </w:r>
      </w:ins>
      <w:ins w:id="136" w:author="Katou Hideaki" w:date="2016-07-03T00:39:00Z">
        <w:r w:rsidR="00A61B04">
          <w:t xml:space="preserve">. Chúng tôi chọn sử dụng thư viện này vì </w:t>
        </w:r>
      </w:ins>
      <w:ins w:id="137" w:author="Katou Hideaki" w:date="2016-07-03T00:40:00Z">
        <w:r w:rsidR="00A61B04">
          <w:t>thuật toán nhận diện facial landmark cho kết quả tốt với tốc độ rất nhanh, là điều vô cùng thiết yếu cho việc xử lý webcam real-time.</w:t>
        </w:r>
        <w:r w:rsidR="00BD3643">
          <w:t xml:space="preserve"> </w:t>
        </w:r>
      </w:ins>
      <w:ins w:id="138" w:author="Katou Hideaki" w:date="2016-07-03T00:41:00Z">
        <w:r w:rsidR="00BD3643">
          <w:t>Ngoài ra dlib cũng có wrapper cho ngôn ngữ Python, rất tiện lợi cho việc test và debug trong quá trình cài đặt thuật giải.</w:t>
        </w:r>
      </w:ins>
    </w:p>
    <w:p w14:paraId="6D4BF618" w14:textId="77777777" w:rsidR="00E676EF" w:rsidRDefault="00E676EF" w:rsidP="00E676EF">
      <w:pPr>
        <w:pStyle w:val="Heading3"/>
      </w:pPr>
      <w:r>
        <w:lastRenderedPageBreak/>
        <w:t xml:space="preserve"> </w:t>
      </w:r>
      <w:bookmarkStart w:id="139" w:name="_Toc455264263"/>
      <w:r>
        <w:t>Thư viện libSVM</w:t>
      </w:r>
      <w:bookmarkEnd w:id="139"/>
    </w:p>
    <w:p w14:paraId="6FDEF126" w14:textId="13187A8E" w:rsidR="00BD3643" w:rsidRDefault="009B5F97" w:rsidP="00307763">
      <w:pPr>
        <w:rPr>
          <w:rFonts w:cs="Times New Roman"/>
        </w:rPr>
      </w:pPr>
      <w:del w:id="140" w:author="Katou Hideaki" w:date="2016-07-03T00:52:00Z">
        <w:r w:rsidDel="00F21997">
          <w:delText>Thư viện libSVM cũng là 1 thư viện mở rất phổ biến được phát triển trên nền C++ và port sang các ngôn ngữ khác. Vì khả năng cross-platform của libSVM nên nhóm chọn sử dụng thư viện này để hỗ trợ cho việc training model thuận tiện hơn</w:delText>
        </w:r>
        <w:r w:rsidR="00C51ACD" w:rsidDel="00F21997">
          <w:delText>.</w:delText>
        </w:r>
        <w:r w:rsidR="00307763" w:rsidRPr="00307763" w:rsidDel="00F21997">
          <w:rPr>
            <w:rFonts w:cs="Times New Roman"/>
          </w:rPr>
          <w:delText xml:space="preserve"> </w:delText>
        </w:r>
        <w:r w:rsidR="003B6750" w:rsidDel="00F21997">
          <w:rPr>
            <w:rFonts w:cs="Times New Roman"/>
          </w:rPr>
          <w:delText>Quá trình huấn luyện sẽ được tiến hành bằng Python.</w:delText>
        </w:r>
      </w:del>
      <w:ins w:id="141" w:author="Katou Hideaki" w:date="2016-07-03T00:48:00Z">
        <w:r w:rsidR="00BD3643">
          <w:rPr>
            <w:rFonts w:cs="Times New Roman"/>
          </w:rPr>
          <w:t xml:space="preserve">Cũng giống như dlib, libSVM cũng là 1 thư viện mã nguồn mở cross-platform rất phổ biến được phát triển bởi </w:t>
        </w:r>
      </w:ins>
      <w:ins w:id="142" w:author="Katou Hideaki" w:date="2016-07-03T00:49:00Z">
        <w:r w:rsidR="00BD3643">
          <w:rPr>
            <w:rFonts w:cs="Times New Roman"/>
          </w:rPr>
          <w:t xml:space="preserve">Đại học Quốc gia Đài Loan. </w:t>
        </w:r>
      </w:ins>
      <w:ins w:id="143" w:author="Katou Hideaki" w:date="2016-07-03T00:50:00Z">
        <w:r w:rsidR="00BD3643">
          <w:rPr>
            <w:rFonts w:cs="Times New Roman"/>
          </w:rPr>
          <w:t xml:space="preserve">Được viết bằng ngôn ngữ C++ và nhanh chóng port sang các ngôn ngữ khác, với đặc điểm gọn nhẹ và dễ sử dụng, </w:t>
        </w:r>
      </w:ins>
      <w:ins w:id="144" w:author="Katou Hideaki" w:date="2016-07-03T00:51:00Z">
        <w:r w:rsidR="00BD3643">
          <w:rPr>
            <w:rFonts w:cs="Times New Roman"/>
          </w:rPr>
          <w:t xml:space="preserve">model huấn luyện có thể được lưu lại và đem sử dụng ở </w:t>
        </w:r>
        <w:r w:rsidR="00F21997">
          <w:rPr>
            <w:rFonts w:cs="Times New Roman"/>
          </w:rPr>
          <w:t>ứng dụng khác mà không cần phải huấn luyện lại. Trong bài viết này chúng tôi sẽ tiến hành quá trình huấn luyện trên nền Python.</w:t>
        </w:r>
      </w:ins>
    </w:p>
    <w:p w14:paraId="53073024" w14:textId="77777777" w:rsidR="00FB5442" w:rsidRDefault="00E14919" w:rsidP="00307763">
      <w:pPr>
        <w:pStyle w:val="Heading2"/>
        <w:rPr>
          <w:lang w:val="en-US"/>
        </w:rPr>
      </w:pPr>
      <w:bookmarkStart w:id="145" w:name="_Toc455264264"/>
      <w:r>
        <w:rPr>
          <w:lang w:val="en-US"/>
        </w:rPr>
        <w:t>Thu thập dữ liệu</w:t>
      </w:r>
      <w:bookmarkEnd w:id="145"/>
    </w:p>
    <w:p w14:paraId="55CEAD58" w14:textId="77777777" w:rsidR="004B445A" w:rsidRDefault="004B445A" w:rsidP="00E14919">
      <w:pPr>
        <w:rPr>
          <w:lang w:val="en-US"/>
        </w:rPr>
      </w:pPr>
      <w:r>
        <w:rPr>
          <w:lang w:val="en-US"/>
        </w:rPr>
        <w:t xml:space="preserve">Dữ liệu nhóm thu được là các ảnh portrait tìm được từ Google với đặc điểm chính đều là frontal face và thể hiện 3 dạng cảm xúc chính mà nhóm nghiên cứu: positive, neutral và negative. Sau khi lọc các ảnh có thể xác định được facial landmark, nhóm thu được tổng cộng khoảng 600 ảnh chia đều cho 3 dạng cảm xúc dùng để xây dựng mô hình huấn luyện. </w:t>
      </w:r>
    </w:p>
    <w:p w14:paraId="74DCE1C2" w14:textId="77777777" w:rsidR="004B445A" w:rsidRDefault="004B445A" w:rsidP="004B445A">
      <w:pPr>
        <w:pStyle w:val="Heading2"/>
        <w:rPr>
          <w:lang w:val="en-US"/>
        </w:rPr>
      </w:pPr>
      <w:bookmarkStart w:id="146" w:name="_Toc455264265"/>
      <w:r>
        <w:rPr>
          <w:lang w:val="en-US"/>
        </w:rPr>
        <w:t>Tiền xử lý dữ liệu</w:t>
      </w:r>
      <w:bookmarkEnd w:id="146"/>
    </w:p>
    <w:p w14:paraId="58CDB2AE" w14:textId="77777777" w:rsidR="004B445A" w:rsidRDefault="004B445A" w:rsidP="004B445A">
      <w:pPr>
        <w:rPr>
          <w:lang w:val="en-US"/>
        </w:rPr>
      </w:pPr>
      <w:r>
        <w:rPr>
          <w:lang w:val="en-US"/>
        </w:rPr>
        <w:t>Nhóm sử dụng thuật toán xác định facial landmark của thư viện dlib để thu được vị trí của 68 điểm facial landmark có dạng như sau:</w:t>
      </w:r>
    </w:p>
    <w:p w14:paraId="664CA9EE" w14:textId="77777777" w:rsidR="004B445A" w:rsidRDefault="004B445A" w:rsidP="00D37441">
      <w:pPr>
        <w:ind w:firstLine="284"/>
        <w:jc w:val="center"/>
        <w:rPr>
          <w:lang w:val="en-US"/>
        </w:rPr>
      </w:pPr>
      <w:r>
        <w:rPr>
          <w:noProof/>
          <w:lang w:val="en-US" w:eastAsia="ja-JP"/>
        </w:rPr>
        <w:drawing>
          <wp:inline distT="0" distB="0" distL="0" distR="0" wp14:anchorId="61502BAE" wp14:editId="5BA8A539">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14:paraId="261FFECE" w14:textId="77777777"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14:paraId="347EFB87" w14:textId="77777777" w:rsidR="004B445A" w:rsidRDefault="004B445A" w:rsidP="004B445A">
      <w:r>
        <w:lastRenderedPageBreak/>
        <w:t xml:space="preserve">Trong trường hợp khuôn mặt bị nghiêng, ta tiến hành xoay ảnh quanh tâm ảnh với 1 góc tạo bởi đường thẳng nối giữa 2 điểm 32 và 26 với trục hoành. </w:t>
      </w:r>
      <w:r w:rsidR="00D37441">
        <w:t xml:space="preserve">Sau đó ta cắt ảnh theo bounding box của facial landmark và resize lại với độ rộng 100px. </w:t>
      </w:r>
    </w:p>
    <w:p w14:paraId="068449F4" w14:textId="77777777" w:rsidR="00D37441" w:rsidRDefault="00D37441" w:rsidP="00D37441">
      <w:pPr>
        <w:ind w:firstLine="0"/>
        <w:jc w:val="center"/>
      </w:pPr>
      <w:r>
        <w:rPr>
          <w:noProof/>
          <w:lang w:val="en-US" w:eastAsia="ja-JP"/>
        </w:rPr>
        <w:drawing>
          <wp:inline distT="0" distB="0" distL="0" distR="0" wp14:anchorId="6FD774F0" wp14:editId="37AE1758">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14:paraId="1C15DC4D" w14:textId="77777777" w:rsidR="00D37441" w:rsidRDefault="00D37441" w:rsidP="00D37441">
      <w:pPr>
        <w:pStyle w:val="FigureTable"/>
        <w:jc w:val="center"/>
      </w:pPr>
      <w:r>
        <w:rPr>
          <w:b/>
        </w:rPr>
        <w:t xml:space="preserve">Hình 3.2 </w:t>
      </w:r>
      <w:r>
        <w:t xml:space="preserve">Quá trình tiền xử lý </w:t>
      </w:r>
      <w:r w:rsidR="004A5B11">
        <w:t>ảnh</w:t>
      </w:r>
    </w:p>
    <w:p w14:paraId="0DB13477" w14:textId="77777777" w:rsidR="0096788A" w:rsidRDefault="0096788A" w:rsidP="0096788A">
      <w:r>
        <w:t>Với tập ảnh thu được, ta tiến hành gán nhãn và trích xuất feature từ các ảnh để xây dựng training dataset.</w:t>
      </w:r>
      <w:r w:rsidR="004A5B11">
        <w:t xml:space="preserve"> Nhóm sử dụng script của Python để xử lý quá trình này.</w:t>
      </w:r>
    </w:p>
    <w:p w14:paraId="62367F70" w14:textId="77777777" w:rsidR="004A5B11" w:rsidRDefault="004A5B11" w:rsidP="004A5B11">
      <w:pPr>
        <w:ind w:firstLine="0"/>
      </w:pPr>
      <w:r>
        <w:rPr>
          <w:noProof/>
          <w:lang w:val="en-US" w:eastAsia="ja-JP"/>
        </w:rPr>
        <w:drawing>
          <wp:inline distT="0" distB="0" distL="0" distR="0" wp14:anchorId="2CC2640F" wp14:editId="38856C2A">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4">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FC3CD18" w14:textId="77777777" w:rsidR="004A5B11" w:rsidRPr="004A5B11" w:rsidRDefault="004A5B11" w:rsidP="004A5B11">
      <w:pPr>
        <w:pStyle w:val="FigureTable"/>
        <w:jc w:val="center"/>
        <w:rPr>
          <w:i w:val="0"/>
        </w:rPr>
      </w:pPr>
      <w:r>
        <w:rPr>
          <w:b/>
        </w:rPr>
        <w:t>Hình 3.3</w:t>
      </w:r>
      <w:r>
        <w:rPr>
          <w:b/>
          <w:i w:val="0"/>
        </w:rPr>
        <w:t xml:space="preserve"> </w:t>
      </w:r>
      <w:r w:rsidRPr="004A5B11">
        <w:t>Quá trình tiền xử lý dữ liệu</w:t>
      </w:r>
    </w:p>
    <w:p w14:paraId="759FF0A6" w14:textId="77777777" w:rsidR="004A5B11" w:rsidRDefault="004A5B11" w:rsidP="004A5B11">
      <w:pPr>
        <w:pStyle w:val="Heading2"/>
      </w:pPr>
      <w:bookmarkStart w:id="147" w:name="_Toc455264266"/>
      <w:r>
        <w:t>Xây dựng SVM model</w:t>
      </w:r>
      <w:bookmarkEnd w:id="147"/>
    </w:p>
    <w:p w14:paraId="13E015D4" w14:textId="1050F47F" w:rsidR="004A5B11" w:rsidRPr="004A5B11" w:rsidRDefault="004A5B11" w:rsidP="004A5B11">
      <w:r>
        <w:t xml:space="preserve">Nhóm đã viết 1 Python script để tiến hành train model bằng libSVM thử nghiệm nhiều thông số (gamma, C) khác nhau dựa theo nghiên cứu của Chih-Wei Hsu, Chih-Chung Chang, và Chih-Jen [6] và tiến hành 5-fold cross-validation. Kết quả thu được là 1 SVM model có độ chính xác </w:t>
      </w:r>
      <w:ins w:id="148" w:author="Katou Hideaki" w:date="2016-07-03T01:06:00Z">
        <w:r w:rsidR="00A26F43" w:rsidRPr="00A26F43">
          <w:t>81.3</w:t>
        </w:r>
        <w:r w:rsidR="00A26F43">
          <w:t>%</w:t>
        </w:r>
      </w:ins>
      <w:del w:id="149" w:author="Katou Hideaki" w:date="2016-07-03T01:06:00Z">
        <w:r w:rsidDel="00A26F43">
          <w:delText>[acc]</w:delText>
        </w:r>
      </w:del>
      <w:r>
        <w:t xml:space="preserve"> với thông số (gamma, C) là [</w:t>
      </w:r>
      <w:del w:id="150" w:author="Katou Hideaki" w:date="2016-07-03T01:06:00Z">
        <w:r w:rsidDel="00A26F43">
          <w:delText>gamma,C</w:delText>
        </w:r>
      </w:del>
      <w:ins w:id="151" w:author="Katou Hideaki" w:date="2016-07-03T01:06:00Z">
        <w:r w:rsidR="00A26F43">
          <w:t>2</w:t>
        </w:r>
        <w:r w:rsidR="00A26F43">
          <w:rPr>
            <w:vertAlign w:val="superscript"/>
          </w:rPr>
          <w:t>-5</w:t>
        </w:r>
        <w:r w:rsidR="00A26F43">
          <w:t>, 11</w:t>
        </w:r>
      </w:ins>
      <w:r>
        <w:t>].</w:t>
      </w:r>
    </w:p>
    <w:p w14:paraId="16B233DE" w14:textId="7999EC09" w:rsidR="00AF196C" w:rsidRDefault="00AF196C" w:rsidP="00AF196C">
      <w:pPr>
        <w:pStyle w:val="Heading2"/>
        <w:rPr>
          <w:ins w:id="152" w:author="Katou Hideaki" w:date="2016-07-03T01:07:00Z"/>
        </w:rPr>
      </w:pPr>
      <w:bookmarkStart w:id="153" w:name="_Toc455264267"/>
      <w:del w:id="154" w:author="Katou Hideaki" w:date="2016-07-03T01:07:00Z">
        <w:r w:rsidRPr="004A5B11" w:rsidDel="00A26F43">
          <w:lastRenderedPageBreak/>
          <w:delText>Kết quả thử nghiệm</w:delText>
        </w:r>
      </w:del>
      <w:bookmarkEnd w:id="153"/>
      <w:ins w:id="155" w:author="Katou Hideaki" w:date="2016-07-03T01:07:00Z">
        <w:r w:rsidR="00A26F43">
          <w:t>Kiến trúc của ứng dụng</w:t>
        </w:r>
      </w:ins>
    </w:p>
    <w:p w14:paraId="10CBE842" w14:textId="6B8BE342" w:rsidR="00A26F43" w:rsidDel="00A26F43" w:rsidRDefault="00A26F43" w:rsidP="00A26F43">
      <w:pPr>
        <w:ind w:firstLine="0"/>
        <w:jc w:val="center"/>
        <w:rPr>
          <w:del w:id="156" w:author="Katou Hideaki" w:date="2016-07-03T01:13:00Z"/>
        </w:rPr>
        <w:pPrChange w:id="157" w:author="Katou Hideaki" w:date="2016-07-03T01:13:00Z">
          <w:pPr/>
        </w:pPrChange>
      </w:pPr>
      <w:ins w:id="158" w:author="Katou Hideaki" w:date="2016-07-03T01:12:00Z">
        <w:r>
          <w:pict w14:anchorId="0E75922D">
            <v:shape id="_x0000_i1026" type="#_x0000_t75" style="width:439pt;height:293.25pt">
              <v:imagedata r:id="rId15" o:title="Application"/>
            </v:shape>
          </w:pict>
        </w:r>
      </w:ins>
    </w:p>
    <w:p w14:paraId="0E4C99DA" w14:textId="2C25CEDB" w:rsidR="00A26F43" w:rsidRDefault="00A26F43" w:rsidP="00A26F43">
      <w:pPr>
        <w:pStyle w:val="FigureTable"/>
        <w:jc w:val="center"/>
        <w:rPr>
          <w:ins w:id="159" w:author="Katou Hideaki" w:date="2016-07-03T01:13:00Z"/>
        </w:rPr>
        <w:pPrChange w:id="160" w:author="Katou Hideaki" w:date="2016-07-03T01:13:00Z">
          <w:pPr>
            <w:pStyle w:val="Heading2"/>
          </w:pPr>
        </w:pPrChange>
      </w:pPr>
      <w:ins w:id="161" w:author="Katou Hideaki" w:date="2016-07-03T01:13:00Z">
        <w:r>
          <w:rPr>
            <w:b/>
          </w:rPr>
          <w:t xml:space="preserve">Hình 3.4 </w:t>
        </w:r>
        <w:r>
          <w:t>Kiến trúc của ứng dụng</w:t>
        </w:r>
      </w:ins>
    </w:p>
    <w:p w14:paraId="417D684D" w14:textId="2A7B7C1D" w:rsidR="00A26F43" w:rsidRPr="00A26F43" w:rsidRDefault="00A26F43" w:rsidP="00A26F43">
      <w:pPr>
        <w:rPr>
          <w:ins w:id="162" w:author="Katou Hideaki" w:date="2016-07-03T01:13:00Z"/>
        </w:rPr>
        <w:pPrChange w:id="163" w:author="Katou Hideaki" w:date="2016-07-03T01:13:00Z">
          <w:pPr>
            <w:pStyle w:val="Heading2"/>
          </w:pPr>
        </w:pPrChange>
      </w:pPr>
      <w:ins w:id="164" w:author="Katou Hideaki" w:date="2016-07-03T01:14:00Z">
        <w:r>
          <w:t xml:space="preserve">Từ input (webcam trực tiếp hoặc file video) ta trích xuất frame ảnh sau đó sử dụng thuật toán nhận diện facial landmark của thư viện dlib để </w:t>
        </w:r>
      </w:ins>
      <w:ins w:id="165" w:author="Katou Hideaki" w:date="2016-07-03T01:15:00Z">
        <w:r w:rsidR="00F24CAF">
          <w:t xml:space="preserve">thu được vị trí của các </w:t>
        </w:r>
      </w:ins>
      <w:ins w:id="166" w:author="Katou Hideaki" w:date="2016-07-03T01:16:00Z">
        <w:r w:rsidR="00F24CAF">
          <w:t>facial landmark. Sau đó ảnh sẽ được đưa qua module xử lý ảnh để đồng hóa với dữ liệu huấn luyện bao gồm các quá trình xoay ảnh để frontal face thẳng đứng, cắt khuôn mặt theo facial landmark và resize lại với độ rộng 100 pixel.</w:t>
        </w:r>
      </w:ins>
      <w:ins w:id="167" w:author="Katou Hideaki" w:date="2016-07-03T01:17:00Z">
        <w:r w:rsidR="00F24CAF">
          <w:t xml:space="preserve"> Vị trí của các facial landmark sau khi xử lý ảnh sẽ được đưa qua module trích xuất feature để từ đó làm đầu vào cho bộ dự đoán SVM.</w:t>
        </w:r>
      </w:ins>
      <w:ins w:id="168" w:author="Katou Hideaki" w:date="2016-07-03T01:18:00Z">
        <w:r w:rsidR="00F24CAF">
          <w:t xml:space="preserve"> Kết quả thu được ứng với 3 dạng cảm xúc mà chúng tôi nghiên cứu: 1 là positive, 0 là neutral và -1 là negative. Ứng với loại cảm xúc nhận diện được mà</w:t>
        </w:r>
      </w:ins>
      <w:ins w:id="169" w:author="Katou Hideaki" w:date="2016-07-03T01:19:00Z">
        <w:r w:rsidR="00F24CAF">
          <w:t xml:space="preserve"> cửa sổ preview sẽ được overlay một biểu tượng cảm xúc tương ứng. Bên cạnh thể hiện trực quan chúng tôi cũng cung cấp thêm thông tin trong console gồm timestamp và kết quả dự đoán được từ</w:t>
        </w:r>
      </w:ins>
      <w:ins w:id="170" w:author="Katou Hideaki" w:date="2016-07-03T01:20:00Z">
        <w:r w:rsidR="00F24CAF">
          <w:t xml:space="preserve"> input.</w:t>
        </w:r>
      </w:ins>
      <w:ins w:id="171" w:author="Katou Hideaki" w:date="2016-07-03T01:16:00Z">
        <w:r w:rsidR="00F24CAF">
          <w:t xml:space="preserve"> </w:t>
        </w:r>
      </w:ins>
    </w:p>
    <w:p w14:paraId="6ACE7ADE" w14:textId="77777777" w:rsidR="00A26F43" w:rsidRPr="004A5B11" w:rsidRDefault="00A26F43" w:rsidP="00A26F43">
      <w:pPr>
        <w:ind w:firstLine="0"/>
        <w:jc w:val="center"/>
        <w:sectPr w:rsidR="00A26F43" w:rsidRPr="004A5B11" w:rsidSect="007F4B40">
          <w:pgSz w:w="11906" w:h="16838"/>
          <w:pgMar w:top="1701" w:right="1134" w:bottom="1985" w:left="1985" w:header="708" w:footer="708" w:gutter="0"/>
          <w:cols w:space="708"/>
          <w:docGrid w:linePitch="360"/>
        </w:sectPr>
        <w:pPrChange w:id="172" w:author="Katou Hideaki" w:date="2016-07-03T01:13:00Z">
          <w:pPr/>
        </w:pPrChange>
      </w:pPr>
    </w:p>
    <w:p w14:paraId="40503051" w14:textId="3B0AD312" w:rsidR="00AF196C" w:rsidDel="00CF566E" w:rsidRDefault="00674E59" w:rsidP="00E676EF">
      <w:pPr>
        <w:pStyle w:val="Heading1"/>
        <w:rPr>
          <w:del w:id="173" w:author="Katou Hideaki" w:date="2016-07-03T01:20:00Z"/>
          <w:lang w:val="vi-VN"/>
        </w:rPr>
      </w:pPr>
      <w:bookmarkStart w:id="174" w:name="_Toc455264268"/>
      <w:r>
        <w:rPr>
          <w:lang w:val="vi-VN"/>
        </w:rPr>
        <w:lastRenderedPageBreak/>
        <w:t>KẾT QUẢ ĐẠT ĐƯỢC</w:t>
      </w:r>
      <w:bookmarkEnd w:id="174"/>
    </w:p>
    <w:p w14:paraId="4F3D6087" w14:textId="77777777" w:rsidR="001D3E90" w:rsidRDefault="001D3E90" w:rsidP="00CF566E">
      <w:pPr>
        <w:pStyle w:val="Heading1"/>
        <w:pPrChange w:id="175" w:author="Katou Hideaki" w:date="2016-07-03T01:20:00Z">
          <w:pPr/>
        </w:pPrChange>
      </w:pPr>
    </w:p>
    <w:p w14:paraId="065DD23A" w14:textId="0CA344F3" w:rsidR="001D3E90" w:rsidRDefault="0094417C" w:rsidP="00CF566E">
      <w:pPr>
        <w:pStyle w:val="Heading2"/>
        <w:rPr>
          <w:ins w:id="176" w:author="Katou Hideaki" w:date="2016-07-03T01:21:00Z"/>
        </w:rPr>
        <w:pPrChange w:id="177" w:author="Katou Hideaki" w:date="2016-07-03T01:20:00Z">
          <w:pPr/>
        </w:pPrChange>
      </w:pPr>
      <w:del w:id="178" w:author="Katou Hideaki" w:date="2016-07-03T01:20:00Z">
        <w:r w:rsidDel="00CF566E">
          <w:delText xml:space="preserve">4.1 </w:delText>
        </w:r>
      </w:del>
      <w:r w:rsidR="00CF566E">
        <w:t>Kết quả ứng dụng</w:t>
      </w:r>
    </w:p>
    <w:p w14:paraId="0B8AEFAC" w14:textId="5B3D75ED" w:rsidR="00CF566E" w:rsidRPr="00CF566E" w:rsidRDefault="00CF566E" w:rsidP="00CF566E">
      <w:pPr>
        <w:pPrChange w:id="179" w:author="Katou Hideaki" w:date="2016-07-03T01:21:00Z">
          <w:pPr/>
        </w:pPrChange>
      </w:pPr>
      <w:ins w:id="180" w:author="Katou Hideaki" w:date="2016-07-03T01:21:00Z">
        <w:r>
          <w:t xml:space="preserve">Sau khi demo ứng dụng, chúng tôi thấy dạng cảm xúc nhận diện nhiều nhất là loại cảm xúc negative. </w:t>
        </w:r>
      </w:ins>
      <w:ins w:id="181" w:author="Katou Hideaki" w:date="2016-07-03T01:22:00Z">
        <w:r>
          <w:t xml:space="preserve">Nghiên cứu thêm cho ta thấy trong quá trình thu thập dữ liệu, ngược lại với độ phong phú của cảm xúc positive và negative, cảm xúc neutral cho ta lượng dữ liệu với độ phong phú </w:t>
        </w:r>
      </w:ins>
      <w:ins w:id="182" w:author="Katou Hideaki" w:date="2016-07-03T01:23:00Z">
        <w:r>
          <w:t xml:space="preserve">không đủ lớn. Trong một số trường hợp khuôn mặt negative thu thập được có dạng facial landmark gần giống với neutral nên dẫn đến hiện tượng cảm xúc </w:t>
        </w:r>
      </w:ins>
      <w:ins w:id="183" w:author="Katou Hideaki" w:date="2016-07-03T01:24:00Z">
        <w:r>
          <w:t>neutral ít được nhận diện đúng nhất.</w:t>
        </w:r>
      </w:ins>
    </w:p>
    <w:p w14:paraId="251EF41A" w14:textId="4F032A27" w:rsidR="0094417C" w:rsidRPr="001D3E90" w:rsidRDefault="0094417C" w:rsidP="00CF566E">
      <w:pPr>
        <w:pStyle w:val="Heading2"/>
        <w:pPrChange w:id="184" w:author="Katou Hideaki" w:date="2016-07-03T01:21:00Z">
          <w:pPr/>
        </w:pPrChange>
      </w:pPr>
      <w:del w:id="185" w:author="Katou Hideaki" w:date="2016-07-03T01:20:00Z">
        <w:r w:rsidDel="00CF566E">
          <w:delText xml:space="preserve">4.2 </w:delText>
        </w:r>
      </w:del>
      <w:r w:rsidR="00CF566E">
        <w:t>Kết quả huấn luyện mô hình</w:t>
      </w:r>
    </w:p>
    <w:p w14:paraId="5F5A726F" w14:textId="77777777" w:rsidR="00B520EA" w:rsidRDefault="00B520EA" w:rsidP="00B520EA">
      <w:pPr>
        <w:rPr>
          <w:rFonts w:cs="Times New Roman"/>
        </w:rPr>
      </w:pPr>
    </w:p>
    <w:p w14:paraId="133C3979" w14:textId="77777777" w:rsidR="00B63C61" w:rsidRDefault="00B63C61" w:rsidP="00B520EA">
      <w:pPr>
        <w:rPr>
          <w:rFonts w:cs="Times New Roman"/>
        </w:rPr>
      </w:pPr>
    </w:p>
    <w:p w14:paraId="087598AC" w14:textId="77777777" w:rsidR="00B63C61" w:rsidRDefault="00B63C61" w:rsidP="00B520EA">
      <w:pPr>
        <w:rPr>
          <w:rFonts w:cs="Times New Roman"/>
        </w:rPr>
      </w:pPr>
    </w:p>
    <w:p w14:paraId="226EBD6D" w14:textId="77777777" w:rsidR="00B63C61" w:rsidRDefault="00B63C61" w:rsidP="00B520EA">
      <w:pPr>
        <w:rPr>
          <w:rFonts w:cs="Times New Roman"/>
        </w:rPr>
      </w:pPr>
    </w:p>
    <w:p w14:paraId="0D65C841" w14:textId="77777777" w:rsidR="00B63C61" w:rsidRDefault="00B63C61" w:rsidP="00B520EA">
      <w:pPr>
        <w:rPr>
          <w:rFonts w:cs="Times New Roman"/>
        </w:rPr>
      </w:pPr>
    </w:p>
    <w:p w14:paraId="14C02E4C" w14:textId="77777777" w:rsidR="00B63C61" w:rsidRDefault="00B63C61" w:rsidP="00B520EA">
      <w:pPr>
        <w:rPr>
          <w:rFonts w:cs="Times New Roman"/>
        </w:rPr>
      </w:pPr>
    </w:p>
    <w:p w14:paraId="2BBCD46E" w14:textId="77777777" w:rsidR="00B63C61" w:rsidRDefault="00B63C61" w:rsidP="00B520EA">
      <w:pPr>
        <w:rPr>
          <w:rFonts w:cs="Times New Roman"/>
        </w:rPr>
      </w:pPr>
    </w:p>
    <w:p w14:paraId="062E49FE" w14:textId="77777777" w:rsidR="00B63C61" w:rsidRDefault="00B63C61" w:rsidP="00B520EA">
      <w:pPr>
        <w:rPr>
          <w:rFonts w:cs="Times New Roman"/>
        </w:rPr>
      </w:pPr>
    </w:p>
    <w:p w14:paraId="38D95A6F" w14:textId="77777777" w:rsidR="00B63C61" w:rsidRDefault="00B63C61" w:rsidP="00B520EA">
      <w:pPr>
        <w:rPr>
          <w:rFonts w:cs="Times New Roman"/>
        </w:rPr>
      </w:pPr>
    </w:p>
    <w:p w14:paraId="056F20E8" w14:textId="77777777" w:rsidR="00B63C61" w:rsidRDefault="00B63C61" w:rsidP="00B520EA">
      <w:pPr>
        <w:rPr>
          <w:rFonts w:cs="Times New Roman"/>
        </w:rPr>
      </w:pPr>
    </w:p>
    <w:p w14:paraId="134E09D3" w14:textId="77777777" w:rsidR="00B63C61" w:rsidRDefault="00B63C61" w:rsidP="00B520EA">
      <w:pPr>
        <w:rPr>
          <w:rFonts w:cs="Times New Roman"/>
        </w:rPr>
      </w:pPr>
    </w:p>
    <w:p w14:paraId="33DB9734" w14:textId="77777777" w:rsidR="00B63C61" w:rsidRDefault="00B63C61" w:rsidP="00B520EA">
      <w:pPr>
        <w:rPr>
          <w:rFonts w:cs="Times New Roman"/>
        </w:rPr>
      </w:pPr>
    </w:p>
    <w:p w14:paraId="0A447E89" w14:textId="77777777" w:rsidR="00B63C61" w:rsidRDefault="00B63C61" w:rsidP="00B520EA">
      <w:pPr>
        <w:rPr>
          <w:rFonts w:cs="Times New Roman"/>
        </w:rPr>
      </w:pPr>
    </w:p>
    <w:p w14:paraId="00B6FCAE" w14:textId="77777777" w:rsidR="00B63C61" w:rsidRDefault="00B63C61" w:rsidP="00B520EA">
      <w:pPr>
        <w:rPr>
          <w:rFonts w:cs="Times New Roman"/>
        </w:rPr>
      </w:pPr>
    </w:p>
    <w:p w14:paraId="07084774" w14:textId="77777777" w:rsidR="00B63C61" w:rsidRDefault="00B63C61" w:rsidP="00B520EA">
      <w:pPr>
        <w:rPr>
          <w:rFonts w:cs="Times New Roman"/>
        </w:rPr>
      </w:pPr>
    </w:p>
    <w:p w14:paraId="63A9CF02" w14:textId="0D168E76" w:rsidR="00B63C61" w:rsidDel="00EB2B49" w:rsidRDefault="00B63C61" w:rsidP="00EB2B49">
      <w:pPr>
        <w:pStyle w:val="Heading1"/>
        <w:rPr>
          <w:del w:id="186" w:author="Katou Hideaki" w:date="2016-07-03T01:24:00Z"/>
        </w:rPr>
        <w:pPrChange w:id="187" w:author="Katou Hideaki" w:date="2016-07-03T01:24:00Z">
          <w:pPr/>
        </w:pPrChange>
      </w:pPr>
    </w:p>
    <w:p w14:paraId="047768F8" w14:textId="3563F2CD" w:rsidR="00B63C61" w:rsidDel="00EB2B49" w:rsidRDefault="00B63C61" w:rsidP="00EB2B49">
      <w:pPr>
        <w:pStyle w:val="Heading1"/>
        <w:rPr>
          <w:del w:id="188" w:author="Katou Hideaki" w:date="2016-07-03T01:24:00Z"/>
        </w:rPr>
        <w:pPrChange w:id="189" w:author="Katou Hideaki" w:date="2016-07-03T01:24:00Z">
          <w:pPr/>
        </w:pPrChange>
      </w:pPr>
    </w:p>
    <w:p w14:paraId="740296CE" w14:textId="56666336" w:rsidR="00B63C61" w:rsidDel="00EB2B49" w:rsidRDefault="00B63C61" w:rsidP="00EB2B49">
      <w:pPr>
        <w:pStyle w:val="Heading1"/>
        <w:rPr>
          <w:del w:id="190" w:author="Katou Hideaki" w:date="2016-07-03T01:24:00Z"/>
        </w:rPr>
        <w:pPrChange w:id="191" w:author="Katou Hideaki" w:date="2016-07-03T01:24:00Z">
          <w:pPr/>
        </w:pPrChange>
      </w:pPr>
    </w:p>
    <w:p w14:paraId="22605D31" w14:textId="30F8E60F" w:rsidR="00B63C61" w:rsidDel="00EB2B49" w:rsidRDefault="00B63C61" w:rsidP="00EB2B49">
      <w:pPr>
        <w:pStyle w:val="Heading1"/>
        <w:rPr>
          <w:del w:id="192" w:author="Katou Hideaki" w:date="2016-07-03T01:24:00Z"/>
        </w:rPr>
        <w:pPrChange w:id="193" w:author="Katou Hideaki" w:date="2016-07-03T01:24:00Z">
          <w:pPr/>
        </w:pPrChange>
      </w:pPr>
    </w:p>
    <w:p w14:paraId="65E3DA1E" w14:textId="4BD031E2" w:rsidR="00B63C61" w:rsidRDefault="00B63C61" w:rsidP="00EB2B49">
      <w:pPr>
        <w:pStyle w:val="Heading1"/>
        <w:pPrChange w:id="194" w:author="Katou Hideaki" w:date="2016-07-03T01:24:00Z">
          <w:pPr/>
        </w:pPrChange>
      </w:pPr>
      <w:del w:id="195" w:author="Katou Hideaki" w:date="2016-07-03T01:24:00Z">
        <w:r w:rsidDel="00EB2B49">
          <w:delText xml:space="preserve">CHƯƠNG 5: </w:delText>
        </w:r>
      </w:del>
      <w:r>
        <w:t>KHƯƠNG 5:</w:t>
      </w:r>
    </w:p>
    <w:p w14:paraId="66DBE717" w14:textId="77777777" w:rsidR="00B63C61" w:rsidRDefault="00B63C61" w:rsidP="00B520EA">
      <w:pPr>
        <w:rPr>
          <w:rFonts w:cs="Times New Roman"/>
        </w:rPr>
      </w:pPr>
    </w:p>
    <w:p w14:paraId="1D3D48E1" w14:textId="77777777" w:rsidR="00B63C61" w:rsidRPr="004A5B11" w:rsidRDefault="00B63C61" w:rsidP="00B520EA">
      <w:pPr>
        <w:rPr>
          <w:rFonts w:cs="Times New Roman"/>
        </w:rPr>
      </w:pPr>
    </w:p>
    <w:p w14:paraId="2BE4F274" w14:textId="77777777" w:rsidR="00B520EA" w:rsidRPr="004A5B11" w:rsidRDefault="00B520EA" w:rsidP="00B520EA">
      <w:pPr>
        <w:rPr>
          <w:rFonts w:cs="Times New Roman"/>
        </w:rPr>
        <w:sectPr w:rsidR="00B520EA" w:rsidRPr="004A5B11" w:rsidSect="007F4B40">
          <w:pgSz w:w="11906" w:h="16838"/>
          <w:pgMar w:top="1701" w:right="1134" w:bottom="1985" w:left="1985" w:header="708" w:footer="708" w:gutter="0"/>
          <w:cols w:space="708"/>
          <w:docGrid w:linePitch="360"/>
        </w:sectPr>
      </w:pPr>
    </w:p>
    <w:p w14:paraId="093615B9" w14:textId="77777777" w:rsidR="00B520EA" w:rsidRPr="004A5B11" w:rsidRDefault="00B520EA" w:rsidP="00B520EA">
      <w:pPr>
        <w:pStyle w:val="Title"/>
        <w:rPr>
          <w:rFonts w:cs="Times New Roman"/>
        </w:rPr>
      </w:pPr>
      <w:r w:rsidRPr="004A5B11">
        <w:rPr>
          <w:rFonts w:cs="Times New Roman"/>
        </w:rPr>
        <w:lastRenderedPageBreak/>
        <w:t>TÀI LIỆU THAM KHẢO</w:t>
      </w:r>
    </w:p>
    <w:p w14:paraId="7AEC1BEA" w14:textId="77777777" w:rsidR="00B520EA" w:rsidRPr="004A5B11" w:rsidRDefault="005D7BC1" w:rsidP="00B520EA">
      <w:pPr>
        <w:rPr>
          <w:rFonts w:cs="Times New Roman"/>
          <w:szCs w:val="26"/>
        </w:rPr>
      </w:pPr>
      <w:r w:rsidRPr="004A5B11">
        <w:rPr>
          <w:rFonts w:cs="Times New Roman"/>
          <w:szCs w:val="26"/>
        </w:rPr>
        <w:t>Theo chuẩn IEEE</w:t>
      </w:r>
      <w:bookmarkStart w:id="196" w:name="_GoBack"/>
      <w:bookmarkEnd w:id="196"/>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AFF4F" w14:textId="77777777" w:rsidR="00EA66A1" w:rsidRDefault="00EA66A1" w:rsidP="00C05CE5">
      <w:pPr>
        <w:spacing w:after="0" w:line="240" w:lineRule="auto"/>
      </w:pPr>
      <w:r>
        <w:separator/>
      </w:r>
    </w:p>
  </w:endnote>
  <w:endnote w:type="continuationSeparator" w:id="0">
    <w:p w14:paraId="22A1EA00" w14:textId="77777777" w:rsidR="00EA66A1" w:rsidRDefault="00EA66A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412956"/>
      <w:docPartObj>
        <w:docPartGallery w:val="Page Numbers (Bottom of Page)"/>
        <w:docPartUnique/>
      </w:docPartObj>
    </w:sdtPr>
    <w:sdtEndPr>
      <w:rPr>
        <w:noProof/>
      </w:rPr>
    </w:sdtEndPr>
    <w:sdtContent>
      <w:p w14:paraId="001F26FE" w14:textId="77777777" w:rsidR="006845FC" w:rsidRDefault="006845FC" w:rsidP="00C05CE5">
        <w:pPr>
          <w:pStyle w:val="Footer"/>
          <w:pBdr>
            <w:top w:val="double" w:sz="4" w:space="1" w:color="auto"/>
          </w:pBdr>
          <w:jc w:val="center"/>
        </w:pPr>
        <w:r>
          <w:fldChar w:fldCharType="begin"/>
        </w:r>
        <w:r>
          <w:instrText xml:space="preserve"> PAGE   \* MERGEFORMAT </w:instrText>
        </w:r>
        <w:r>
          <w:fldChar w:fldCharType="separate"/>
        </w:r>
        <w:r w:rsidR="00EB2B49">
          <w:rPr>
            <w:noProof/>
          </w:rPr>
          <w:t>19</w:t>
        </w:r>
        <w:r>
          <w:rPr>
            <w:noProof/>
          </w:rPr>
          <w:fldChar w:fldCharType="end"/>
        </w:r>
      </w:p>
    </w:sdtContent>
  </w:sdt>
  <w:p w14:paraId="46277EF1" w14:textId="77777777" w:rsidR="006845FC" w:rsidRPr="00C05CE5" w:rsidRDefault="006845FC"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282B2" w14:textId="77777777" w:rsidR="00EA66A1" w:rsidRDefault="00EA66A1" w:rsidP="00C05CE5">
      <w:pPr>
        <w:spacing w:after="0" w:line="240" w:lineRule="auto"/>
      </w:pPr>
      <w:r>
        <w:separator/>
      </w:r>
    </w:p>
  </w:footnote>
  <w:footnote w:type="continuationSeparator" w:id="0">
    <w:p w14:paraId="2BA23BCF" w14:textId="77777777" w:rsidR="00EA66A1" w:rsidRDefault="00EA66A1"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D61A46B4"/>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ou Hideaki">
    <w15:presenceInfo w15:providerId="Windows Live" w15:userId="a5a8b02b35214b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BA3"/>
    <w:rsid w:val="00000F95"/>
    <w:rsid w:val="00013DDE"/>
    <w:rsid w:val="00016D35"/>
    <w:rsid w:val="00046DAE"/>
    <w:rsid w:val="0005475D"/>
    <w:rsid w:val="0006264F"/>
    <w:rsid w:val="00082EBC"/>
    <w:rsid w:val="00092675"/>
    <w:rsid w:val="000B181F"/>
    <w:rsid w:val="000B35A0"/>
    <w:rsid w:val="000B52C9"/>
    <w:rsid w:val="000C6FCE"/>
    <w:rsid w:val="000D1BA3"/>
    <w:rsid w:val="000E1AE6"/>
    <w:rsid w:val="000F120E"/>
    <w:rsid w:val="00110DFC"/>
    <w:rsid w:val="0011164E"/>
    <w:rsid w:val="001151B2"/>
    <w:rsid w:val="00126A4E"/>
    <w:rsid w:val="0013025B"/>
    <w:rsid w:val="00151763"/>
    <w:rsid w:val="00152C6F"/>
    <w:rsid w:val="00184594"/>
    <w:rsid w:val="00191FE2"/>
    <w:rsid w:val="001A3BFF"/>
    <w:rsid w:val="001B3FE6"/>
    <w:rsid w:val="001D3E90"/>
    <w:rsid w:val="001F247C"/>
    <w:rsid w:val="001F7810"/>
    <w:rsid w:val="002219BF"/>
    <w:rsid w:val="0022525C"/>
    <w:rsid w:val="00242368"/>
    <w:rsid w:val="00251410"/>
    <w:rsid w:val="002713FF"/>
    <w:rsid w:val="002833B6"/>
    <w:rsid w:val="002B4594"/>
    <w:rsid w:val="002B6D31"/>
    <w:rsid w:val="002C4C76"/>
    <w:rsid w:val="002E3735"/>
    <w:rsid w:val="002F376B"/>
    <w:rsid w:val="0030138A"/>
    <w:rsid w:val="00303699"/>
    <w:rsid w:val="00307763"/>
    <w:rsid w:val="00366C33"/>
    <w:rsid w:val="00383716"/>
    <w:rsid w:val="00390A8B"/>
    <w:rsid w:val="003A122B"/>
    <w:rsid w:val="003B52C1"/>
    <w:rsid w:val="003B5F0D"/>
    <w:rsid w:val="003B6750"/>
    <w:rsid w:val="003C242B"/>
    <w:rsid w:val="00402150"/>
    <w:rsid w:val="0045053A"/>
    <w:rsid w:val="004558E3"/>
    <w:rsid w:val="00474F68"/>
    <w:rsid w:val="0047569A"/>
    <w:rsid w:val="00481823"/>
    <w:rsid w:val="004903FF"/>
    <w:rsid w:val="004A5B11"/>
    <w:rsid w:val="004B445A"/>
    <w:rsid w:val="0050039E"/>
    <w:rsid w:val="005234F4"/>
    <w:rsid w:val="00533C79"/>
    <w:rsid w:val="00572585"/>
    <w:rsid w:val="00590CD8"/>
    <w:rsid w:val="005C1022"/>
    <w:rsid w:val="005D7BC1"/>
    <w:rsid w:val="005E05D2"/>
    <w:rsid w:val="005E69DE"/>
    <w:rsid w:val="00610877"/>
    <w:rsid w:val="00627E41"/>
    <w:rsid w:val="00637AA0"/>
    <w:rsid w:val="00645AE9"/>
    <w:rsid w:val="00674E59"/>
    <w:rsid w:val="006845FC"/>
    <w:rsid w:val="006934CA"/>
    <w:rsid w:val="006A3498"/>
    <w:rsid w:val="006C7C5D"/>
    <w:rsid w:val="00713B27"/>
    <w:rsid w:val="00715D2F"/>
    <w:rsid w:val="0074104A"/>
    <w:rsid w:val="00745672"/>
    <w:rsid w:val="00750E8F"/>
    <w:rsid w:val="0075285D"/>
    <w:rsid w:val="00756BBA"/>
    <w:rsid w:val="00772B04"/>
    <w:rsid w:val="00773D77"/>
    <w:rsid w:val="007F4B40"/>
    <w:rsid w:val="00825B8D"/>
    <w:rsid w:val="00842871"/>
    <w:rsid w:val="00861440"/>
    <w:rsid w:val="008F6E01"/>
    <w:rsid w:val="0092507C"/>
    <w:rsid w:val="009258E1"/>
    <w:rsid w:val="009424D5"/>
    <w:rsid w:val="0094417C"/>
    <w:rsid w:val="0096788A"/>
    <w:rsid w:val="009B5F97"/>
    <w:rsid w:val="009D427A"/>
    <w:rsid w:val="009D4B6E"/>
    <w:rsid w:val="009D7A32"/>
    <w:rsid w:val="009E6DFD"/>
    <w:rsid w:val="00A1090C"/>
    <w:rsid w:val="00A1168A"/>
    <w:rsid w:val="00A26F43"/>
    <w:rsid w:val="00A42F1D"/>
    <w:rsid w:val="00A5343C"/>
    <w:rsid w:val="00A61100"/>
    <w:rsid w:val="00A61B04"/>
    <w:rsid w:val="00A77ED0"/>
    <w:rsid w:val="00AA584B"/>
    <w:rsid w:val="00AB268B"/>
    <w:rsid w:val="00AC74DD"/>
    <w:rsid w:val="00AF158F"/>
    <w:rsid w:val="00AF196C"/>
    <w:rsid w:val="00B26FC2"/>
    <w:rsid w:val="00B30F34"/>
    <w:rsid w:val="00B32F07"/>
    <w:rsid w:val="00B33DC2"/>
    <w:rsid w:val="00B41733"/>
    <w:rsid w:val="00B520EA"/>
    <w:rsid w:val="00B570C2"/>
    <w:rsid w:val="00B63C61"/>
    <w:rsid w:val="00B9258D"/>
    <w:rsid w:val="00B93B8B"/>
    <w:rsid w:val="00B93DE4"/>
    <w:rsid w:val="00BB55AF"/>
    <w:rsid w:val="00BC00F3"/>
    <w:rsid w:val="00BD3643"/>
    <w:rsid w:val="00BE161C"/>
    <w:rsid w:val="00C05CE5"/>
    <w:rsid w:val="00C13549"/>
    <w:rsid w:val="00C45DEB"/>
    <w:rsid w:val="00C51ACD"/>
    <w:rsid w:val="00C62208"/>
    <w:rsid w:val="00C747D5"/>
    <w:rsid w:val="00C80C65"/>
    <w:rsid w:val="00CE364A"/>
    <w:rsid w:val="00CE7CFB"/>
    <w:rsid w:val="00CF3A6D"/>
    <w:rsid w:val="00CF53A2"/>
    <w:rsid w:val="00CF566E"/>
    <w:rsid w:val="00D04657"/>
    <w:rsid w:val="00D14F55"/>
    <w:rsid w:val="00D26DA5"/>
    <w:rsid w:val="00D37441"/>
    <w:rsid w:val="00D53AAF"/>
    <w:rsid w:val="00D8251D"/>
    <w:rsid w:val="00D84525"/>
    <w:rsid w:val="00D97CBC"/>
    <w:rsid w:val="00DC43AC"/>
    <w:rsid w:val="00DE50E4"/>
    <w:rsid w:val="00E0457D"/>
    <w:rsid w:val="00E13D70"/>
    <w:rsid w:val="00E14919"/>
    <w:rsid w:val="00E41016"/>
    <w:rsid w:val="00E50B38"/>
    <w:rsid w:val="00E676EF"/>
    <w:rsid w:val="00E7610E"/>
    <w:rsid w:val="00E769F3"/>
    <w:rsid w:val="00E85E5E"/>
    <w:rsid w:val="00E95218"/>
    <w:rsid w:val="00E96E87"/>
    <w:rsid w:val="00EA34A1"/>
    <w:rsid w:val="00EA66A1"/>
    <w:rsid w:val="00EB2747"/>
    <w:rsid w:val="00EB2B49"/>
    <w:rsid w:val="00EB555A"/>
    <w:rsid w:val="00EB7951"/>
    <w:rsid w:val="00EE611E"/>
    <w:rsid w:val="00EF1415"/>
    <w:rsid w:val="00F14E69"/>
    <w:rsid w:val="00F16C09"/>
    <w:rsid w:val="00F21997"/>
    <w:rsid w:val="00F24CAF"/>
    <w:rsid w:val="00F2590E"/>
    <w:rsid w:val="00F300BB"/>
    <w:rsid w:val="00F43DD3"/>
    <w:rsid w:val="00F51446"/>
    <w:rsid w:val="00F65A80"/>
    <w:rsid w:val="00F90573"/>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688D95"/>
  <w15:docId w15:val="{68412A23-4496-4C28-AE2E-3EDDB86F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CB969-B0D5-482E-94EE-980F7B9A0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28</Pages>
  <Words>3993</Words>
  <Characters>22764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Katou Hideaki</cp:lastModifiedBy>
  <cp:revision>64</cp:revision>
  <cp:lastPrinted>2013-11-07T09:17:00Z</cp:lastPrinted>
  <dcterms:created xsi:type="dcterms:W3CDTF">2016-06-28T17:25:00Z</dcterms:created>
  <dcterms:modified xsi:type="dcterms:W3CDTF">2016-07-02T18:24:00Z</dcterms:modified>
</cp:coreProperties>
</file>
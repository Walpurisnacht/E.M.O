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B4ABD5" w14:textId="77777777" w:rsidR="0045053A" w:rsidRPr="00A5343C" w:rsidRDefault="0045053A" w:rsidP="00745672">
      <w:pPr>
        <w:jc w:val="center"/>
        <w:rPr>
          <w:rFonts w:cs="Times New Roman"/>
          <w:b/>
          <w:sz w:val="34"/>
          <w:szCs w:val="26"/>
        </w:rPr>
      </w:pPr>
      <w:r w:rsidRPr="00A5343C">
        <w:rPr>
          <w:rFonts w:cs="Times New Roman"/>
          <w:b/>
          <w:sz w:val="30"/>
        </w:rPr>
        <w:t>ĐẠI HỌC QUỐC GIA TP. HỒ CHÍ MINH</w:t>
      </w:r>
    </w:p>
    <w:p w14:paraId="1E30DC0E"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5376B81C" w14:textId="77777777" w:rsidR="0045053A" w:rsidRPr="00A5343C" w:rsidRDefault="0045053A" w:rsidP="0045053A">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3B52C1">
        <w:rPr>
          <w:rFonts w:cs="Times New Roman"/>
          <w:b/>
          <w:sz w:val="32"/>
          <w:szCs w:val="32"/>
        </w:rPr>
        <w:t xml:space="preserve"> KHOA HỌC MÁY TÍNH</w:t>
      </w:r>
      <w:r w:rsidRPr="00A5343C">
        <w:rPr>
          <w:rFonts w:cs="Times New Roman"/>
          <w:b/>
          <w:sz w:val="32"/>
          <w:szCs w:val="32"/>
        </w:rPr>
        <w:tab/>
      </w:r>
    </w:p>
    <w:p w14:paraId="0C81FEC4" w14:textId="77777777" w:rsidR="0045053A" w:rsidRPr="00A5343C" w:rsidRDefault="0045053A" w:rsidP="0045053A">
      <w:pPr>
        <w:jc w:val="center"/>
        <w:rPr>
          <w:rFonts w:cs="Times New Roman"/>
          <w:sz w:val="28"/>
        </w:rPr>
      </w:pPr>
    </w:p>
    <w:p w14:paraId="72174A97" w14:textId="77777777" w:rsidR="0045053A" w:rsidRPr="00A5343C" w:rsidRDefault="0045053A" w:rsidP="0045053A">
      <w:pPr>
        <w:jc w:val="center"/>
        <w:rPr>
          <w:rFonts w:cs="Times New Roman"/>
          <w:sz w:val="28"/>
        </w:rPr>
      </w:pPr>
    </w:p>
    <w:p w14:paraId="02957533" w14:textId="77777777" w:rsidR="0045053A" w:rsidRPr="00A5343C" w:rsidRDefault="0045053A" w:rsidP="0045053A">
      <w:pPr>
        <w:jc w:val="center"/>
        <w:rPr>
          <w:rFonts w:cs="Times New Roman"/>
          <w:b/>
          <w:sz w:val="28"/>
        </w:rPr>
      </w:pPr>
    </w:p>
    <w:p w14:paraId="3ABDE032" w14:textId="77777777" w:rsidR="0045053A" w:rsidRDefault="003B52C1" w:rsidP="0045053A">
      <w:pPr>
        <w:jc w:val="center"/>
        <w:rPr>
          <w:rFonts w:cs="Times New Roman"/>
          <w:b/>
          <w:sz w:val="28"/>
        </w:rPr>
      </w:pPr>
      <w:r>
        <w:rPr>
          <w:rFonts w:cs="Times New Roman"/>
          <w:b/>
          <w:sz w:val="28"/>
        </w:rPr>
        <w:t>TRỊNH HOÀNG MINH</w:t>
      </w:r>
    </w:p>
    <w:p w14:paraId="214EC0A0" w14:textId="77777777" w:rsidR="003B52C1" w:rsidRPr="00A5343C" w:rsidRDefault="003B52C1" w:rsidP="0045053A">
      <w:pPr>
        <w:jc w:val="center"/>
        <w:rPr>
          <w:rFonts w:cs="Times New Roman"/>
          <w:b/>
          <w:sz w:val="28"/>
        </w:rPr>
      </w:pPr>
      <w:r>
        <w:rPr>
          <w:rFonts w:cs="Times New Roman"/>
          <w:b/>
          <w:sz w:val="28"/>
        </w:rPr>
        <w:t>PHAN VĂN TÂN</w:t>
      </w:r>
    </w:p>
    <w:p w14:paraId="6540782A" w14:textId="77777777" w:rsidR="0045053A" w:rsidRPr="00A5343C" w:rsidRDefault="0045053A" w:rsidP="0045053A">
      <w:pPr>
        <w:jc w:val="center"/>
        <w:rPr>
          <w:rFonts w:cs="Times New Roman"/>
          <w:sz w:val="28"/>
        </w:rPr>
      </w:pPr>
    </w:p>
    <w:p w14:paraId="754ECC61" w14:textId="77777777" w:rsidR="0045053A" w:rsidRPr="00A5343C" w:rsidRDefault="0045053A" w:rsidP="0045053A">
      <w:pPr>
        <w:jc w:val="center"/>
        <w:rPr>
          <w:rFonts w:cs="Times New Roman"/>
          <w:b/>
          <w:sz w:val="28"/>
        </w:rPr>
      </w:pPr>
    </w:p>
    <w:p w14:paraId="6B039F5E" w14:textId="77777777" w:rsidR="0045053A" w:rsidRPr="00A5343C" w:rsidRDefault="0045053A" w:rsidP="0045053A">
      <w:pPr>
        <w:jc w:val="center"/>
        <w:rPr>
          <w:rFonts w:cs="Times New Roman"/>
          <w:b/>
          <w:sz w:val="28"/>
        </w:rPr>
      </w:pPr>
    </w:p>
    <w:p w14:paraId="0505DC5A" w14:textId="77777777" w:rsidR="0045053A" w:rsidRPr="00A5343C" w:rsidRDefault="0045053A" w:rsidP="0045053A">
      <w:pPr>
        <w:jc w:val="center"/>
        <w:rPr>
          <w:rFonts w:cs="Times New Roman"/>
          <w:b/>
          <w:sz w:val="28"/>
        </w:rPr>
      </w:pPr>
      <w:r w:rsidRPr="00A5343C">
        <w:rPr>
          <w:rFonts w:cs="Times New Roman"/>
          <w:b/>
          <w:sz w:val="32"/>
          <w:szCs w:val="32"/>
        </w:rPr>
        <w:t>KHÓA LUẬN TỐT NGHIỆP</w:t>
      </w:r>
    </w:p>
    <w:p w14:paraId="4CE31E45" w14:textId="77777777" w:rsidR="0045053A" w:rsidRPr="000B181F" w:rsidRDefault="000B181F" w:rsidP="0045053A">
      <w:pPr>
        <w:jc w:val="center"/>
        <w:rPr>
          <w:rFonts w:ascii="Arial" w:hAnsi="Arial" w:cstheme="majorHAnsi"/>
          <w:b/>
          <w:sz w:val="36"/>
          <w:szCs w:val="36"/>
        </w:rPr>
      </w:pPr>
      <w:r>
        <w:rPr>
          <w:rFonts w:cs="Times New Roman"/>
          <w:b/>
          <w:sz w:val="36"/>
          <w:szCs w:val="36"/>
        </w:rPr>
        <w:t>NHẬN DIỆN CẢM XÚC KHUÔN MẶT THEO THỜI GIAN THỰC BẰNG WEBCAM</w:t>
      </w:r>
    </w:p>
    <w:p w14:paraId="400D1209" w14:textId="77777777" w:rsidR="0045053A" w:rsidRPr="0045053A" w:rsidRDefault="0045053A" w:rsidP="0045053A">
      <w:pPr>
        <w:jc w:val="center"/>
        <w:rPr>
          <w:rFonts w:cstheme="majorHAnsi"/>
          <w:sz w:val="28"/>
        </w:rPr>
      </w:pPr>
    </w:p>
    <w:p w14:paraId="5079BC5C" w14:textId="77777777" w:rsidR="0045053A" w:rsidRPr="0045053A" w:rsidRDefault="0045053A" w:rsidP="0045053A">
      <w:pPr>
        <w:jc w:val="center"/>
        <w:rPr>
          <w:rFonts w:cstheme="majorHAnsi"/>
          <w:sz w:val="28"/>
        </w:rPr>
      </w:pPr>
    </w:p>
    <w:p w14:paraId="693BEE23" w14:textId="77777777" w:rsidR="0045053A" w:rsidRPr="00A5343C" w:rsidRDefault="0045053A" w:rsidP="0045053A">
      <w:pPr>
        <w:jc w:val="center"/>
        <w:rPr>
          <w:rFonts w:cs="Times New Roman"/>
          <w:b/>
          <w:sz w:val="28"/>
        </w:rPr>
      </w:pPr>
      <w:r w:rsidRPr="00A5343C">
        <w:rPr>
          <w:rFonts w:cs="Times New Roman"/>
          <w:b/>
          <w:sz w:val="28"/>
        </w:rPr>
        <w:t xml:space="preserve">CỬ NHÂN NGÀNH </w:t>
      </w:r>
      <w:r w:rsidR="003B52C1">
        <w:rPr>
          <w:rFonts w:cs="Times New Roman"/>
          <w:b/>
          <w:sz w:val="28"/>
        </w:rPr>
        <w:t>KHOA HỌC MÁY TÍNH</w:t>
      </w:r>
    </w:p>
    <w:p w14:paraId="3B2B90F4" w14:textId="77777777" w:rsidR="0045053A" w:rsidRPr="0045053A" w:rsidRDefault="0045053A" w:rsidP="0045053A">
      <w:pPr>
        <w:jc w:val="center"/>
        <w:rPr>
          <w:rFonts w:cstheme="majorHAnsi"/>
          <w:sz w:val="28"/>
        </w:rPr>
      </w:pPr>
    </w:p>
    <w:p w14:paraId="1164AB1F" w14:textId="77777777" w:rsidR="0045053A" w:rsidRPr="0045053A" w:rsidRDefault="0045053A" w:rsidP="0045053A">
      <w:pPr>
        <w:ind w:left="1440" w:firstLine="720"/>
        <w:jc w:val="center"/>
        <w:rPr>
          <w:rFonts w:cstheme="majorHAnsi"/>
          <w:sz w:val="28"/>
        </w:rPr>
      </w:pPr>
    </w:p>
    <w:p w14:paraId="5E058CDE" w14:textId="77777777" w:rsidR="0045053A" w:rsidRPr="0045053A" w:rsidRDefault="0045053A" w:rsidP="0045053A">
      <w:pPr>
        <w:ind w:left="1440" w:firstLine="720"/>
        <w:jc w:val="center"/>
        <w:rPr>
          <w:rFonts w:cstheme="majorHAnsi"/>
          <w:sz w:val="28"/>
        </w:rPr>
      </w:pPr>
    </w:p>
    <w:p w14:paraId="15F9FADD" w14:textId="77777777" w:rsidR="0045053A" w:rsidRPr="0045053A" w:rsidRDefault="0045053A" w:rsidP="0045053A">
      <w:pPr>
        <w:rPr>
          <w:rFonts w:cstheme="majorHAnsi"/>
          <w:sz w:val="28"/>
        </w:rPr>
      </w:pPr>
    </w:p>
    <w:p w14:paraId="3219BE70" w14:textId="77777777" w:rsidR="0045053A" w:rsidRPr="0045053A" w:rsidRDefault="0045053A" w:rsidP="0045053A">
      <w:pPr>
        <w:rPr>
          <w:rFonts w:cstheme="majorHAnsi"/>
          <w:sz w:val="28"/>
        </w:rPr>
      </w:pPr>
    </w:p>
    <w:p w14:paraId="20AB9379" w14:textId="77777777" w:rsidR="0045053A" w:rsidRPr="0045053A" w:rsidRDefault="0045053A" w:rsidP="0045053A">
      <w:pPr>
        <w:jc w:val="center"/>
        <w:rPr>
          <w:rFonts w:cstheme="majorHAnsi"/>
          <w:b/>
          <w:szCs w:val="26"/>
        </w:rPr>
      </w:pPr>
    </w:p>
    <w:p w14:paraId="7145590D" w14:textId="77777777" w:rsidR="0045053A" w:rsidRPr="00A5343C" w:rsidRDefault="0045053A" w:rsidP="0045053A">
      <w:pPr>
        <w:jc w:val="center"/>
        <w:rPr>
          <w:rFonts w:cs="Times New Roman"/>
          <w:b/>
          <w:szCs w:val="26"/>
        </w:rPr>
      </w:pPr>
      <w:r w:rsidRPr="00A5343C">
        <w:rPr>
          <w:rFonts w:cs="Times New Roman"/>
          <w:b/>
          <w:szCs w:val="26"/>
        </w:rPr>
        <w:t>TP. HỒ</w:t>
      </w:r>
      <w:r w:rsidR="000B181F">
        <w:rPr>
          <w:rFonts w:cs="Times New Roman"/>
          <w:b/>
          <w:szCs w:val="26"/>
        </w:rPr>
        <w:t xml:space="preserve"> CHÍ MINH, 2016</w:t>
      </w:r>
    </w:p>
    <w:p w14:paraId="0C764E99"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31B1F543"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131ACF3A"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068CAD47" w14:textId="77777777" w:rsidR="00A1168A" w:rsidRPr="00A5343C" w:rsidRDefault="00A1168A" w:rsidP="00A1168A">
      <w:pPr>
        <w:spacing w:before="60" w:after="60"/>
        <w:jc w:val="center"/>
        <w:rPr>
          <w:rFonts w:cs="Times New Roman"/>
          <w:b/>
          <w:sz w:val="36"/>
          <w:szCs w:val="26"/>
        </w:rPr>
      </w:pPr>
      <w:r w:rsidRPr="00A5343C">
        <w:rPr>
          <w:rFonts w:cs="Times New Roman"/>
          <w:b/>
          <w:sz w:val="32"/>
          <w:szCs w:val="28"/>
        </w:rPr>
        <w:t>KHOA</w:t>
      </w:r>
      <w:r w:rsidR="000B181F">
        <w:rPr>
          <w:rFonts w:cs="Times New Roman"/>
          <w:b/>
          <w:sz w:val="32"/>
          <w:szCs w:val="28"/>
        </w:rPr>
        <w:t xml:space="preserve"> KHOA HỌC MÁY TÍNH</w:t>
      </w:r>
    </w:p>
    <w:p w14:paraId="5DE04206" w14:textId="77777777" w:rsidR="00A1168A" w:rsidRPr="00A5343C" w:rsidRDefault="00A1168A" w:rsidP="00A1168A">
      <w:pPr>
        <w:jc w:val="center"/>
        <w:rPr>
          <w:rFonts w:cs="Times New Roman"/>
          <w:sz w:val="28"/>
        </w:rPr>
      </w:pPr>
    </w:p>
    <w:p w14:paraId="7F51DA16" w14:textId="77777777" w:rsidR="00A1168A" w:rsidRPr="00A5343C" w:rsidRDefault="00A1168A" w:rsidP="00A1168A">
      <w:pPr>
        <w:jc w:val="center"/>
        <w:rPr>
          <w:rFonts w:cs="Times New Roman"/>
          <w:sz w:val="28"/>
        </w:rPr>
      </w:pPr>
    </w:p>
    <w:p w14:paraId="02286C24" w14:textId="77777777" w:rsidR="00A1168A" w:rsidRPr="00A5343C" w:rsidRDefault="00A1168A" w:rsidP="00A1168A">
      <w:pPr>
        <w:jc w:val="center"/>
        <w:rPr>
          <w:rFonts w:cs="Times New Roman"/>
          <w:sz w:val="28"/>
        </w:rPr>
      </w:pPr>
    </w:p>
    <w:p w14:paraId="63C95527" w14:textId="77777777" w:rsidR="00A1168A" w:rsidRDefault="000B181F" w:rsidP="00B33DC2">
      <w:pPr>
        <w:jc w:val="center"/>
        <w:rPr>
          <w:rFonts w:cs="Times New Roman"/>
          <w:b/>
          <w:sz w:val="28"/>
          <w:szCs w:val="28"/>
        </w:rPr>
      </w:pPr>
      <w:r>
        <w:rPr>
          <w:rFonts w:cs="Times New Roman"/>
          <w:b/>
          <w:sz w:val="28"/>
          <w:szCs w:val="28"/>
        </w:rPr>
        <w:t>TRỊNH HOÀNG MINH - 12520638</w:t>
      </w:r>
    </w:p>
    <w:p w14:paraId="3DD49C3A" w14:textId="77777777" w:rsidR="000B181F" w:rsidRPr="00A5343C" w:rsidRDefault="000B181F" w:rsidP="00B33DC2">
      <w:pPr>
        <w:jc w:val="center"/>
        <w:rPr>
          <w:rFonts w:cs="Times New Roman"/>
          <w:b/>
          <w:sz w:val="28"/>
          <w:szCs w:val="28"/>
        </w:rPr>
      </w:pPr>
      <w:r>
        <w:rPr>
          <w:rFonts w:cs="Times New Roman"/>
          <w:b/>
          <w:sz w:val="28"/>
          <w:szCs w:val="28"/>
        </w:rPr>
        <w:t>PHAN VĂN TÂN - 12520971</w:t>
      </w:r>
    </w:p>
    <w:p w14:paraId="207A2C7F" w14:textId="77777777" w:rsidR="00A1168A" w:rsidRPr="00A5343C" w:rsidRDefault="00A1168A" w:rsidP="00A1168A">
      <w:pPr>
        <w:jc w:val="center"/>
        <w:rPr>
          <w:rFonts w:cs="Times New Roman"/>
          <w:sz w:val="28"/>
        </w:rPr>
      </w:pPr>
    </w:p>
    <w:p w14:paraId="0A09CC4C" w14:textId="77777777" w:rsidR="00A1168A" w:rsidRPr="00A5343C" w:rsidRDefault="00A1168A" w:rsidP="00A1168A">
      <w:pPr>
        <w:jc w:val="center"/>
        <w:rPr>
          <w:rFonts w:cs="Times New Roman"/>
          <w:sz w:val="28"/>
        </w:rPr>
      </w:pPr>
    </w:p>
    <w:p w14:paraId="34EF3004" w14:textId="77777777" w:rsidR="00A1168A" w:rsidRPr="00A5343C" w:rsidRDefault="00A1168A" w:rsidP="00A1168A">
      <w:pPr>
        <w:jc w:val="center"/>
        <w:rPr>
          <w:rFonts w:cs="Times New Roman"/>
          <w:sz w:val="28"/>
        </w:rPr>
      </w:pPr>
    </w:p>
    <w:p w14:paraId="5711C9F7" w14:textId="77777777" w:rsidR="00A1168A" w:rsidRPr="00A5343C" w:rsidRDefault="00A1168A" w:rsidP="00A1168A">
      <w:pPr>
        <w:jc w:val="center"/>
        <w:rPr>
          <w:rFonts w:cs="Times New Roman"/>
          <w:b/>
          <w:sz w:val="32"/>
        </w:rPr>
      </w:pPr>
      <w:r w:rsidRPr="00A5343C">
        <w:rPr>
          <w:rFonts w:cs="Times New Roman"/>
          <w:b/>
          <w:sz w:val="32"/>
        </w:rPr>
        <w:t>KHÓA LUẬN TỐT NGHIỆP</w:t>
      </w:r>
    </w:p>
    <w:p w14:paraId="607DF1A1" w14:textId="77777777" w:rsidR="00A1168A" w:rsidRPr="00A5343C" w:rsidRDefault="000B181F" w:rsidP="00B33DC2">
      <w:pPr>
        <w:jc w:val="center"/>
        <w:rPr>
          <w:rFonts w:cs="Times New Roman"/>
          <w:b/>
          <w:sz w:val="36"/>
          <w:szCs w:val="36"/>
        </w:rPr>
      </w:pPr>
      <w:r>
        <w:rPr>
          <w:rFonts w:cs="Times New Roman"/>
          <w:b/>
          <w:sz w:val="36"/>
          <w:szCs w:val="36"/>
        </w:rPr>
        <w:t>NHẬN DIỆN CẢM XÚC KHUÔN MẶT THEO THỜI GIAN THỰC BẰNG WEBCAM</w:t>
      </w:r>
    </w:p>
    <w:p w14:paraId="5AAB92B7" w14:textId="77777777" w:rsidR="00A1168A" w:rsidRPr="00A5343C" w:rsidRDefault="00A1168A" w:rsidP="00A1168A">
      <w:pPr>
        <w:rPr>
          <w:rFonts w:cs="Times New Roman"/>
          <w:sz w:val="28"/>
        </w:rPr>
      </w:pPr>
    </w:p>
    <w:p w14:paraId="03285F89" w14:textId="77777777" w:rsidR="00A1168A" w:rsidRPr="00A5343C" w:rsidRDefault="00A1168A" w:rsidP="00A1168A">
      <w:pPr>
        <w:rPr>
          <w:rFonts w:cs="Times New Roman"/>
          <w:sz w:val="28"/>
        </w:rPr>
      </w:pPr>
    </w:p>
    <w:p w14:paraId="3EE5B135" w14:textId="77777777" w:rsidR="00A1168A" w:rsidRPr="00A5343C" w:rsidRDefault="00A1168A" w:rsidP="00A1168A">
      <w:pPr>
        <w:jc w:val="center"/>
        <w:rPr>
          <w:rFonts w:cs="Times New Roman"/>
          <w:b/>
          <w:sz w:val="28"/>
        </w:rPr>
      </w:pPr>
      <w:r w:rsidRPr="00A5343C">
        <w:rPr>
          <w:rFonts w:cs="Times New Roman"/>
          <w:b/>
          <w:sz w:val="28"/>
        </w:rPr>
        <w:t>KỸ SƯ/ CỬ NHÂNNGÀNH &lt;TÊN NGÀNH&gt;</w:t>
      </w:r>
    </w:p>
    <w:p w14:paraId="0CCC1F11" w14:textId="77777777" w:rsidR="00A1168A" w:rsidRPr="00A5343C" w:rsidRDefault="00A1168A" w:rsidP="00A1168A">
      <w:pPr>
        <w:rPr>
          <w:rFonts w:cs="Times New Roman"/>
          <w:sz w:val="28"/>
        </w:rPr>
      </w:pPr>
    </w:p>
    <w:p w14:paraId="0DD08D5F" w14:textId="77777777" w:rsidR="00A1168A" w:rsidRPr="00A5343C" w:rsidRDefault="00A1168A" w:rsidP="00A1168A">
      <w:pPr>
        <w:rPr>
          <w:rFonts w:cs="Times New Roman"/>
          <w:sz w:val="28"/>
        </w:rPr>
      </w:pPr>
    </w:p>
    <w:p w14:paraId="14CC1FD9" w14:textId="77777777" w:rsidR="00A1168A" w:rsidRPr="00A5343C" w:rsidRDefault="00A1168A" w:rsidP="00A1168A">
      <w:pPr>
        <w:tabs>
          <w:tab w:val="left" w:pos="5265"/>
        </w:tabs>
        <w:jc w:val="center"/>
        <w:rPr>
          <w:rFonts w:cs="Times New Roman"/>
          <w:b/>
          <w:sz w:val="28"/>
        </w:rPr>
      </w:pPr>
      <w:r w:rsidRPr="00A5343C">
        <w:rPr>
          <w:rFonts w:cs="Times New Roman"/>
          <w:b/>
          <w:sz w:val="28"/>
        </w:rPr>
        <w:t>GIẢNG VIÊN HƯỚNG DẪN</w:t>
      </w:r>
    </w:p>
    <w:p w14:paraId="75EE935B" w14:textId="77777777" w:rsidR="00A1168A" w:rsidRPr="000B181F" w:rsidRDefault="000B181F" w:rsidP="000B181F">
      <w:pPr>
        <w:tabs>
          <w:tab w:val="left" w:pos="5265"/>
        </w:tabs>
        <w:jc w:val="center"/>
        <w:rPr>
          <w:rFonts w:cs="Times New Roman"/>
          <w:b/>
          <w:sz w:val="28"/>
        </w:rPr>
      </w:pPr>
      <w:r>
        <w:rPr>
          <w:rFonts w:cs="Times New Roman"/>
          <w:b/>
          <w:sz w:val="28"/>
        </w:rPr>
        <w:t>TS. NGUYỄN THANH BÌNH</w:t>
      </w:r>
    </w:p>
    <w:p w14:paraId="5C980DDB" w14:textId="77777777" w:rsidR="00A1168A" w:rsidRPr="00A5343C" w:rsidRDefault="00A1168A" w:rsidP="00A1168A">
      <w:pPr>
        <w:rPr>
          <w:rFonts w:cs="Times New Roman"/>
          <w:sz w:val="28"/>
        </w:rPr>
      </w:pPr>
    </w:p>
    <w:p w14:paraId="505877E1" w14:textId="77777777" w:rsidR="002833B6" w:rsidRPr="00A5343C" w:rsidRDefault="002833B6" w:rsidP="00A1168A">
      <w:pPr>
        <w:jc w:val="center"/>
        <w:rPr>
          <w:rFonts w:cs="Times New Roman"/>
          <w:b/>
          <w:szCs w:val="26"/>
        </w:rPr>
      </w:pPr>
    </w:p>
    <w:p w14:paraId="6CFBCD19" w14:textId="77777777" w:rsidR="002219BF" w:rsidRPr="00A5343C" w:rsidRDefault="00A1168A" w:rsidP="002219BF">
      <w:pPr>
        <w:jc w:val="center"/>
        <w:rPr>
          <w:rFonts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0B181F">
        <w:rPr>
          <w:rFonts w:cs="Times New Roman"/>
          <w:b/>
          <w:szCs w:val="26"/>
        </w:rPr>
        <w:t xml:space="preserve"> CHÍ MINH,  2016</w:t>
      </w:r>
    </w:p>
    <w:p w14:paraId="12F83A89" w14:textId="77777777" w:rsidR="002219BF" w:rsidRPr="00A5343C" w:rsidRDefault="002219BF" w:rsidP="002219BF">
      <w:pPr>
        <w:pStyle w:val="Title"/>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57EA5663" w14:textId="77777777" w:rsidR="002219BF" w:rsidRPr="00A5343C" w:rsidRDefault="002219BF" w:rsidP="002219BF">
      <w:pPr>
        <w:rPr>
          <w:rFonts w:cs="Times New Roman"/>
        </w:rPr>
      </w:pPr>
    </w:p>
    <w:p w14:paraId="5400EBC8" w14:textId="77777777" w:rsidR="00610877" w:rsidRPr="00A5343C" w:rsidRDefault="00610877" w:rsidP="00610877">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42622D00"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Chủ tịch.</w:t>
      </w:r>
    </w:p>
    <w:p w14:paraId="4B652E91"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Thư ký.</w:t>
      </w:r>
    </w:p>
    <w:p w14:paraId="03B85B27"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528D9EEA" w14:textId="77777777" w:rsidR="00610877" w:rsidRPr="00A5343C" w:rsidRDefault="00610877" w:rsidP="00610877">
      <w:pPr>
        <w:pStyle w:val="ListParagraph"/>
        <w:numPr>
          <w:ilvl w:val="1"/>
          <w:numId w:val="45"/>
        </w:numPr>
        <w:spacing w:line="360" w:lineRule="auto"/>
        <w:ind w:left="1800"/>
        <w:rPr>
          <w:szCs w:val="24"/>
        </w:rPr>
      </w:pPr>
      <w:r w:rsidRPr="00A5343C">
        <w:rPr>
          <w:szCs w:val="24"/>
        </w:rPr>
        <w:t>…………………………………………. – Ủy viên.</w:t>
      </w:r>
    </w:p>
    <w:p w14:paraId="1E16563E" w14:textId="77777777" w:rsidR="005E69DE" w:rsidRDefault="005E69DE" w:rsidP="00610877">
      <w:pPr>
        <w:ind w:left="720"/>
        <w:jc w:val="center"/>
        <w:rPr>
          <w:rFonts w:cstheme="majorHAnsi"/>
          <w:b/>
          <w:szCs w:val="26"/>
        </w:rPr>
        <w:sectPr w:rsidR="005E69DE" w:rsidSect="002219BF">
          <w:pgSz w:w="11906" w:h="16838"/>
          <w:pgMar w:top="1800" w:right="1133" w:bottom="851" w:left="1440" w:header="708" w:footer="708" w:gutter="0"/>
          <w:cols w:space="708"/>
          <w:docGrid w:linePitch="360"/>
        </w:sectPr>
      </w:pPr>
    </w:p>
    <w:p w14:paraId="59F75D31" w14:textId="77777777" w:rsidR="00A1168A" w:rsidRDefault="005E69DE" w:rsidP="005E69DE">
      <w:pPr>
        <w:ind w:left="720"/>
        <w:jc w:val="center"/>
        <w:rPr>
          <w:rFonts w:cstheme="majorHAnsi"/>
          <w:b/>
          <w:szCs w:val="26"/>
        </w:rPr>
      </w:pPr>
      <w:r>
        <w:rPr>
          <w:rFonts w:cstheme="majorHAnsi"/>
          <w:b/>
          <w:szCs w:val="26"/>
        </w:rPr>
        <w:lastRenderedPageBreak/>
        <w:t>LỜI CẢM ƠN</w:t>
      </w:r>
    </w:p>
    <w:p w14:paraId="01BF0462" w14:textId="77777777" w:rsidR="005E69DE" w:rsidRDefault="005E69DE" w:rsidP="005E69DE">
      <w:pPr>
        <w:ind w:left="720"/>
        <w:jc w:val="center"/>
        <w:rPr>
          <w:rFonts w:cstheme="majorHAnsi"/>
          <w:b/>
          <w:szCs w:val="26"/>
        </w:rPr>
      </w:pPr>
    </w:p>
    <w:p w14:paraId="1817E671" w14:textId="77777777" w:rsidR="005E69DE" w:rsidRDefault="005E69DE" w:rsidP="005E69DE">
      <w:pPr>
        <w:ind w:firstLine="0"/>
        <w:jc w:val="left"/>
        <w:rPr>
          <w:rFonts w:cstheme="majorHAnsi"/>
          <w:szCs w:val="26"/>
        </w:rPr>
      </w:pPr>
      <w:r>
        <w:rPr>
          <w:rFonts w:cstheme="majorHAnsi"/>
          <w:szCs w:val="26"/>
        </w:rPr>
        <w:tab/>
        <w:t>Nhóm chúng em xin gửi lời cảm ơn sâu sắc đến thầy - TS. Nguyễn Thanh Bình bởi sự động viên và hướng dẫn tận tình của thầy. Mặc dù vẫn còn nhiều thiếu sót trong phong cách làm việc lẫn kiến thức chuyên môn nhưng thầy vẫn tận tình chỉ bảo, nhóm vô cùng biết ơn thầy. Nhờ thầy nên nhóm chúng em mới có thể hoàn thành luận văn này.</w:t>
      </w:r>
    </w:p>
    <w:p w14:paraId="67F0316D" w14:textId="77777777" w:rsidR="005E69DE" w:rsidRDefault="005E69DE" w:rsidP="005E69DE">
      <w:pPr>
        <w:ind w:firstLine="0"/>
        <w:jc w:val="left"/>
        <w:rPr>
          <w:rFonts w:cstheme="majorHAnsi"/>
          <w:szCs w:val="26"/>
        </w:rPr>
      </w:pPr>
      <w:r>
        <w:rPr>
          <w:rFonts w:cstheme="majorHAnsi"/>
          <w:szCs w:val="26"/>
        </w:rPr>
        <w:tab/>
        <w:t>Nhóm cũng xin gửi lời cảm ơn đến các thầy cô trong khoa Khoa Học Máy Tính của trường Đại học Công Nghệ Thông Tin TP.HCM đã tận tình dạy dỗ, chỉ bảo kiến thức quý báu giúp em hoàn thành khóa học và làm nền tảng cho nghiên cứu của em.</w:t>
      </w:r>
    </w:p>
    <w:p w14:paraId="04A5122B" w14:textId="77777777" w:rsidR="005E69DE" w:rsidRDefault="005E69DE" w:rsidP="005E69DE">
      <w:pPr>
        <w:ind w:firstLine="0"/>
        <w:jc w:val="left"/>
        <w:rPr>
          <w:rFonts w:cstheme="majorHAnsi"/>
          <w:szCs w:val="26"/>
        </w:rPr>
      </w:pPr>
      <w:r>
        <w:rPr>
          <w:rFonts w:cstheme="majorHAnsi"/>
          <w:szCs w:val="26"/>
        </w:rPr>
        <w:tab/>
        <w:t>Vì thời gian làm luận văn có hạn và trình độ còn nhiều hạn chế nên không thể tránh khỏi những thiếu sót. Em rất mong nhận được sự đóng góp ý kiến của các thầy cũng như là của quý độc giả để luận văn này hoàn thiện hơn nữa.</w:t>
      </w:r>
    </w:p>
    <w:p w14:paraId="4BB6C0DB" w14:textId="77777777" w:rsidR="005E69DE" w:rsidRDefault="005E69DE" w:rsidP="005E69DE">
      <w:pPr>
        <w:ind w:firstLine="0"/>
        <w:jc w:val="left"/>
        <w:rPr>
          <w:rFonts w:cstheme="majorHAnsi"/>
          <w:szCs w:val="26"/>
        </w:rPr>
      </w:pPr>
    </w:p>
    <w:p w14:paraId="3D11651B" w14:textId="77777777" w:rsidR="005E69DE" w:rsidRDefault="005E69DE" w:rsidP="005E69DE">
      <w:pPr>
        <w:ind w:firstLine="0"/>
        <w:jc w:val="left"/>
        <w:rPr>
          <w:rFonts w:cstheme="majorHAnsi"/>
          <w:szCs w:val="26"/>
        </w:rPr>
      </w:pPr>
    </w:p>
    <w:p w14:paraId="5F608497" w14:textId="77777777" w:rsidR="005E69DE" w:rsidRDefault="005E69DE" w:rsidP="005E69DE">
      <w:pPr>
        <w:ind w:firstLine="0"/>
        <w:jc w:val="left"/>
        <w:rPr>
          <w:rFonts w:cstheme="majorHAnsi"/>
          <w:szCs w:val="26"/>
        </w:rPr>
      </w:pPr>
    </w:p>
    <w:p w14:paraId="14CB6F26" w14:textId="77777777" w:rsidR="005E69DE" w:rsidRDefault="005E69DE" w:rsidP="005E69DE">
      <w:pPr>
        <w:tabs>
          <w:tab w:val="center" w:pos="7371"/>
        </w:tabs>
        <w:ind w:firstLine="0"/>
        <w:jc w:val="left"/>
        <w:rPr>
          <w:rFonts w:cstheme="majorHAnsi"/>
          <w:szCs w:val="26"/>
        </w:rPr>
      </w:pPr>
      <w:r>
        <w:rPr>
          <w:rFonts w:cstheme="majorHAnsi"/>
          <w:szCs w:val="26"/>
        </w:rPr>
        <w:tab/>
        <w:t xml:space="preserve">TPHCM, ngày 30 tháng 06 năm 2016 </w:t>
      </w:r>
    </w:p>
    <w:p w14:paraId="5B73B38F" w14:textId="77777777" w:rsidR="005E69DE" w:rsidRDefault="005E69DE" w:rsidP="005E69DE">
      <w:pPr>
        <w:tabs>
          <w:tab w:val="center" w:pos="7371"/>
        </w:tabs>
        <w:ind w:firstLine="0"/>
        <w:jc w:val="left"/>
        <w:rPr>
          <w:rFonts w:cstheme="majorHAnsi"/>
          <w:szCs w:val="26"/>
        </w:rPr>
      </w:pPr>
      <w:r>
        <w:rPr>
          <w:rFonts w:cstheme="majorHAnsi"/>
          <w:szCs w:val="26"/>
        </w:rPr>
        <w:tab/>
        <w:t>Sinh viên thực hiện</w:t>
      </w:r>
    </w:p>
    <w:p w14:paraId="00BC5BFB" w14:textId="77777777" w:rsidR="005E69DE" w:rsidRDefault="005E69DE" w:rsidP="005E69DE">
      <w:pPr>
        <w:tabs>
          <w:tab w:val="center" w:pos="7371"/>
        </w:tabs>
        <w:ind w:firstLine="0"/>
        <w:jc w:val="left"/>
        <w:rPr>
          <w:rFonts w:cstheme="majorHAnsi"/>
          <w:szCs w:val="26"/>
        </w:rPr>
      </w:pPr>
    </w:p>
    <w:p w14:paraId="5521564B" w14:textId="77777777" w:rsidR="005E69DE" w:rsidRDefault="005E69DE" w:rsidP="005E69DE">
      <w:pPr>
        <w:tabs>
          <w:tab w:val="center" w:pos="7371"/>
        </w:tabs>
        <w:ind w:firstLine="0"/>
        <w:jc w:val="left"/>
        <w:rPr>
          <w:rFonts w:cstheme="majorHAnsi"/>
          <w:szCs w:val="26"/>
        </w:rPr>
      </w:pPr>
      <w:r>
        <w:rPr>
          <w:rFonts w:cstheme="majorHAnsi"/>
          <w:szCs w:val="26"/>
        </w:rPr>
        <w:tab/>
        <w:t>Trịnh Hoàng Minh</w:t>
      </w:r>
    </w:p>
    <w:p w14:paraId="7AF8583B" w14:textId="77777777" w:rsidR="005E69DE" w:rsidRPr="005E69DE" w:rsidRDefault="005E69DE" w:rsidP="005E69DE">
      <w:pPr>
        <w:tabs>
          <w:tab w:val="center" w:pos="7371"/>
        </w:tabs>
        <w:ind w:firstLine="0"/>
        <w:jc w:val="left"/>
        <w:rPr>
          <w:rFonts w:cstheme="majorHAnsi"/>
          <w:szCs w:val="26"/>
        </w:rPr>
        <w:sectPr w:rsidR="005E69DE" w:rsidRPr="005E69DE" w:rsidSect="002219BF">
          <w:pgSz w:w="11906" w:h="16838"/>
          <w:pgMar w:top="1800" w:right="1133" w:bottom="851" w:left="1440" w:header="708" w:footer="708" w:gutter="0"/>
          <w:cols w:space="708"/>
          <w:docGrid w:linePitch="360"/>
        </w:sectPr>
      </w:pPr>
      <w:r>
        <w:rPr>
          <w:rFonts w:cstheme="majorHAnsi"/>
          <w:szCs w:val="26"/>
        </w:rPr>
        <w:tab/>
        <w:t>Phan Văn Tân</w:t>
      </w:r>
    </w:p>
    <w:p w14:paraId="245DC4B3" w14:textId="77777777" w:rsidR="001F7810" w:rsidRPr="00A5343C" w:rsidRDefault="00B41733" w:rsidP="00B41733">
      <w:pPr>
        <w:pStyle w:val="Title"/>
        <w:tabs>
          <w:tab w:val="center" w:pos="4677"/>
        </w:tabs>
        <w:jc w:val="both"/>
        <w:rPr>
          <w:rFonts w:cs="Times New Roman"/>
        </w:rPr>
      </w:pPr>
      <w:r>
        <w:rPr>
          <w:rFonts w:cs="Times New Roman"/>
        </w:rPr>
        <w:lastRenderedPageBreak/>
        <w:tab/>
      </w:r>
      <w:r w:rsidR="001F7810" w:rsidRPr="00A5343C">
        <w:rPr>
          <w:rFonts w:cs="Times New Roman"/>
        </w:rPr>
        <w:t>MỤC LỤC</w:t>
      </w:r>
    </w:p>
    <w:p w14:paraId="7912E0ED" w14:textId="77777777" w:rsidR="00C7023C" w:rsidRDefault="009D427A">
      <w:pPr>
        <w:pStyle w:val="TOC1"/>
        <w:rPr>
          <w:ins w:id="0" w:author="Katou Hideaki" w:date="2016-07-04T23:07:00Z"/>
          <w:rFonts w:asciiTheme="minorHAnsi" w:eastAsiaTheme="minorEastAsia" w:hAnsiTheme="minorHAnsi"/>
          <w:noProof/>
          <w:sz w:val="22"/>
          <w:lang w:val="en-US" w:eastAsia="ja-JP"/>
        </w:rPr>
      </w:pPr>
      <w:r w:rsidRPr="00A5343C">
        <w:rPr>
          <w:rFonts w:cs="Times New Roman"/>
          <w:b/>
          <w:sz w:val="28"/>
          <w:szCs w:val="26"/>
        </w:rPr>
        <w:fldChar w:fldCharType="begin"/>
      </w:r>
      <w:r w:rsidR="00FB6EE8" w:rsidRPr="00A5343C">
        <w:rPr>
          <w:rFonts w:cs="Times New Roman"/>
          <w:b/>
          <w:sz w:val="28"/>
          <w:szCs w:val="26"/>
        </w:rPr>
        <w:instrText xml:space="preserve"> TOC \o "1-4" \h \z \u </w:instrText>
      </w:r>
      <w:r w:rsidRPr="00A5343C">
        <w:rPr>
          <w:rFonts w:cs="Times New Roman"/>
          <w:b/>
          <w:sz w:val="28"/>
          <w:szCs w:val="26"/>
        </w:rPr>
        <w:fldChar w:fldCharType="separate"/>
      </w:r>
      <w:ins w:id="1" w:author="Katou Hideaki" w:date="2016-07-04T23:07:00Z">
        <w:r w:rsidR="00C7023C" w:rsidRPr="009C4FAF">
          <w:rPr>
            <w:rStyle w:val="Hyperlink"/>
            <w:noProof/>
          </w:rPr>
          <w:fldChar w:fldCharType="begin"/>
        </w:r>
        <w:r w:rsidR="00C7023C" w:rsidRPr="009C4FAF">
          <w:rPr>
            <w:rStyle w:val="Hyperlink"/>
            <w:noProof/>
          </w:rPr>
          <w:instrText xml:space="preserve"> </w:instrText>
        </w:r>
        <w:r w:rsidR="00C7023C">
          <w:rPr>
            <w:noProof/>
          </w:rPr>
          <w:instrText>HYPERLINK \l "_Toc455436967"</w:instrText>
        </w:r>
        <w:r w:rsidR="00C7023C" w:rsidRPr="009C4FAF">
          <w:rPr>
            <w:rStyle w:val="Hyperlink"/>
            <w:noProof/>
          </w:rPr>
          <w:instrText xml:space="preserve"> </w:instrText>
        </w:r>
        <w:r w:rsidR="00C7023C" w:rsidRPr="009C4FAF">
          <w:rPr>
            <w:rStyle w:val="Hyperlink"/>
            <w:noProof/>
          </w:rPr>
        </w:r>
        <w:r w:rsidR="00C7023C" w:rsidRPr="009C4FAF">
          <w:rPr>
            <w:rStyle w:val="Hyperlink"/>
            <w:noProof/>
          </w:rPr>
          <w:fldChar w:fldCharType="separate"/>
        </w:r>
        <w:r w:rsidR="00C7023C" w:rsidRPr="009C4FAF">
          <w:rPr>
            <w:rStyle w:val="Hyperlink"/>
            <w:noProof/>
          </w:rPr>
          <w:t>Ch</w:t>
        </w:r>
        <w:r w:rsidR="00C7023C" w:rsidRPr="009C4FAF">
          <w:rPr>
            <w:rStyle w:val="Hyperlink"/>
            <w:rFonts w:hint="cs"/>
            <w:noProof/>
          </w:rPr>
          <w:t>ươ</w:t>
        </w:r>
        <w:r w:rsidR="00C7023C" w:rsidRPr="009C4FAF">
          <w:rPr>
            <w:rStyle w:val="Hyperlink"/>
            <w:noProof/>
          </w:rPr>
          <w:t>ng 1.</w:t>
        </w:r>
        <w:r w:rsidR="00C7023C">
          <w:rPr>
            <w:rFonts w:asciiTheme="minorHAnsi" w:eastAsiaTheme="minorEastAsia" w:hAnsiTheme="minorHAnsi"/>
            <w:noProof/>
            <w:sz w:val="22"/>
            <w:lang w:val="en-US" w:eastAsia="ja-JP"/>
          </w:rPr>
          <w:tab/>
        </w:r>
        <w:r w:rsidR="00C7023C" w:rsidRPr="009C4FAF">
          <w:rPr>
            <w:rStyle w:val="Hyperlink"/>
            <w:noProof/>
          </w:rPr>
          <w:t>TỔNG QUAN</w:t>
        </w:r>
        <w:r w:rsidR="00C7023C">
          <w:rPr>
            <w:noProof/>
            <w:webHidden/>
          </w:rPr>
          <w:tab/>
        </w:r>
        <w:r w:rsidR="00C7023C">
          <w:rPr>
            <w:noProof/>
            <w:webHidden/>
          </w:rPr>
          <w:fldChar w:fldCharType="begin"/>
        </w:r>
        <w:r w:rsidR="00C7023C">
          <w:rPr>
            <w:noProof/>
            <w:webHidden/>
          </w:rPr>
          <w:instrText xml:space="preserve"> PAGEREF _Toc455436967 \h </w:instrText>
        </w:r>
        <w:r w:rsidR="00C7023C">
          <w:rPr>
            <w:noProof/>
            <w:webHidden/>
          </w:rPr>
        </w:r>
      </w:ins>
      <w:r w:rsidR="00C7023C">
        <w:rPr>
          <w:noProof/>
          <w:webHidden/>
        </w:rPr>
        <w:fldChar w:fldCharType="separate"/>
      </w:r>
      <w:ins w:id="2" w:author="Katou Hideaki" w:date="2016-07-04T23:07:00Z">
        <w:r w:rsidR="00C7023C">
          <w:rPr>
            <w:noProof/>
            <w:webHidden/>
          </w:rPr>
          <w:t>2</w:t>
        </w:r>
        <w:r w:rsidR="00C7023C">
          <w:rPr>
            <w:noProof/>
            <w:webHidden/>
          </w:rPr>
          <w:fldChar w:fldCharType="end"/>
        </w:r>
        <w:r w:rsidR="00C7023C" w:rsidRPr="009C4FAF">
          <w:rPr>
            <w:rStyle w:val="Hyperlink"/>
            <w:noProof/>
          </w:rPr>
          <w:fldChar w:fldCharType="end"/>
        </w:r>
      </w:ins>
    </w:p>
    <w:p w14:paraId="644BD35D" w14:textId="77777777" w:rsidR="00C7023C" w:rsidRDefault="00C7023C">
      <w:pPr>
        <w:pStyle w:val="TOC2"/>
        <w:tabs>
          <w:tab w:val="left" w:pos="1540"/>
          <w:tab w:val="right" w:leader="dot" w:pos="8777"/>
        </w:tabs>
        <w:rPr>
          <w:ins w:id="3" w:author="Katou Hideaki" w:date="2016-07-04T23:07:00Z"/>
          <w:rFonts w:asciiTheme="minorHAnsi" w:eastAsiaTheme="minorEastAsia" w:hAnsiTheme="minorHAnsi"/>
          <w:noProof/>
          <w:sz w:val="22"/>
          <w:lang w:val="en-US" w:eastAsia="ja-JP"/>
        </w:rPr>
      </w:pPr>
      <w:ins w:id="4"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"_Toc455436968"</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rFonts w:eastAsia="Times New Roman" w:cs="Times New Roman"/>
            <w:noProof/>
            <w:lang w:val="en-US"/>
          </w:rPr>
          <w:t>1.1.</w:t>
        </w:r>
        <w:r>
          <w:rPr>
            <w:rFonts w:asciiTheme="minorHAnsi" w:eastAsiaTheme="minorEastAsia" w:hAnsiTheme="minorHAnsi"/>
            <w:noProof/>
            <w:sz w:val="22"/>
            <w:lang w:val="en-US" w:eastAsia="ja-JP"/>
          </w:rPr>
          <w:tab/>
        </w:r>
        <w:r w:rsidRPr="009C4FAF">
          <w:rPr>
            <w:rStyle w:val="Hyperlink"/>
            <w:rFonts w:eastAsia="Times New Roman" w:cs="Times New Roman"/>
            <w:noProof/>
            <w:lang w:val="en-US"/>
          </w:rPr>
          <w:t>Đặt vấn đề</w:t>
        </w:r>
        <w:r>
          <w:rPr>
            <w:noProof/>
            <w:webHidden/>
          </w:rPr>
          <w:tab/>
        </w:r>
        <w:r>
          <w:rPr>
            <w:noProof/>
            <w:webHidden/>
          </w:rPr>
          <w:fldChar w:fldCharType="begin"/>
        </w:r>
        <w:r>
          <w:rPr>
            <w:noProof/>
            <w:webHidden/>
          </w:rPr>
          <w:instrText xml:space="preserve"> PAGEREF _Toc455436968 \h </w:instrText>
        </w:r>
        <w:r>
          <w:rPr>
            <w:noProof/>
            <w:webHidden/>
          </w:rPr>
        </w:r>
      </w:ins>
      <w:r>
        <w:rPr>
          <w:noProof/>
          <w:webHidden/>
        </w:rPr>
        <w:fldChar w:fldCharType="separate"/>
      </w:r>
      <w:ins w:id="5" w:author="Katou Hideaki" w:date="2016-07-04T23:07:00Z">
        <w:r>
          <w:rPr>
            <w:noProof/>
            <w:webHidden/>
          </w:rPr>
          <w:t>2</w:t>
        </w:r>
        <w:r>
          <w:rPr>
            <w:noProof/>
            <w:webHidden/>
          </w:rPr>
          <w:fldChar w:fldCharType="end"/>
        </w:r>
        <w:r w:rsidRPr="009C4FAF">
          <w:rPr>
            <w:rStyle w:val="Hyperlink"/>
            <w:noProof/>
          </w:rPr>
          <w:fldChar w:fldCharType="end"/>
        </w:r>
      </w:ins>
    </w:p>
    <w:p w14:paraId="4BF88CF2" w14:textId="77777777" w:rsidR="00C7023C" w:rsidRDefault="00C7023C">
      <w:pPr>
        <w:pStyle w:val="TOC2"/>
        <w:tabs>
          <w:tab w:val="left" w:pos="1540"/>
          <w:tab w:val="right" w:leader="dot" w:pos="8777"/>
        </w:tabs>
        <w:rPr>
          <w:ins w:id="6" w:author="Katou Hideaki" w:date="2016-07-04T23:07:00Z"/>
          <w:rFonts w:asciiTheme="minorHAnsi" w:eastAsiaTheme="minorEastAsia" w:hAnsiTheme="minorHAnsi"/>
          <w:noProof/>
          <w:sz w:val="22"/>
          <w:lang w:val="en-US" w:eastAsia="ja-JP"/>
        </w:rPr>
      </w:pPr>
      <w:ins w:id="7"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"_Toc455436969"</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1.2.</w:t>
        </w:r>
        <w:r>
          <w:rPr>
            <w:rFonts w:asciiTheme="minorHAnsi" w:eastAsiaTheme="minorEastAsia" w:hAnsiTheme="minorHAnsi"/>
            <w:noProof/>
            <w:sz w:val="22"/>
            <w:lang w:val="en-US" w:eastAsia="ja-JP"/>
          </w:rPr>
          <w:tab/>
        </w:r>
        <w:r w:rsidRPr="009C4FAF">
          <w:rPr>
            <w:rStyle w:val="Hyperlink"/>
            <w:noProof/>
            <w:lang w:val="en-US"/>
          </w:rPr>
          <w:t>Các nghiên cứu liên quan</w:t>
        </w:r>
        <w:r>
          <w:rPr>
            <w:noProof/>
            <w:webHidden/>
          </w:rPr>
          <w:tab/>
        </w:r>
        <w:r>
          <w:rPr>
            <w:noProof/>
            <w:webHidden/>
          </w:rPr>
          <w:fldChar w:fldCharType="begin"/>
        </w:r>
        <w:r>
          <w:rPr>
            <w:noProof/>
            <w:webHidden/>
          </w:rPr>
          <w:instrText xml:space="preserve"> PAGEREF _Toc455436969 \h </w:instrText>
        </w:r>
        <w:r>
          <w:rPr>
            <w:noProof/>
            <w:webHidden/>
          </w:rPr>
        </w:r>
      </w:ins>
      <w:r>
        <w:rPr>
          <w:noProof/>
          <w:webHidden/>
        </w:rPr>
        <w:fldChar w:fldCharType="separate"/>
      </w:r>
      <w:ins w:id="8" w:author="Katou Hideaki" w:date="2016-07-04T23:07:00Z">
        <w:r>
          <w:rPr>
            <w:noProof/>
            <w:webHidden/>
          </w:rPr>
          <w:t>2</w:t>
        </w:r>
        <w:r>
          <w:rPr>
            <w:noProof/>
            <w:webHidden/>
          </w:rPr>
          <w:fldChar w:fldCharType="end"/>
        </w:r>
        <w:r w:rsidRPr="009C4FAF">
          <w:rPr>
            <w:rStyle w:val="Hyperlink"/>
            <w:noProof/>
          </w:rPr>
          <w:fldChar w:fldCharType="end"/>
        </w:r>
      </w:ins>
    </w:p>
    <w:p w14:paraId="19440AEA" w14:textId="77777777" w:rsidR="00C7023C" w:rsidRDefault="00C7023C">
      <w:pPr>
        <w:pStyle w:val="TOC2"/>
        <w:tabs>
          <w:tab w:val="left" w:pos="1540"/>
          <w:tab w:val="right" w:leader="dot" w:pos="8777"/>
        </w:tabs>
        <w:rPr>
          <w:ins w:id="9" w:author="Katou Hideaki" w:date="2016-07-04T23:07:00Z"/>
          <w:rFonts w:asciiTheme="minorHAnsi" w:eastAsiaTheme="minorEastAsia" w:hAnsiTheme="minorHAnsi"/>
          <w:noProof/>
          <w:sz w:val="22"/>
          <w:lang w:val="en-US" w:eastAsia="ja-JP"/>
        </w:rPr>
      </w:pPr>
      <w:ins w:id="10"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"_Toc455436970"</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1.3.</w:t>
        </w:r>
        <w:r>
          <w:rPr>
            <w:rFonts w:asciiTheme="minorHAnsi" w:eastAsiaTheme="minorEastAsia" w:hAnsiTheme="minorHAnsi"/>
            <w:noProof/>
            <w:sz w:val="22"/>
            <w:lang w:val="en-US" w:eastAsia="ja-JP"/>
          </w:rPr>
          <w:tab/>
        </w:r>
        <w:r w:rsidRPr="009C4FAF">
          <w:rPr>
            <w:rStyle w:val="Hyperlink"/>
            <w:noProof/>
            <w:lang w:val="en-US"/>
          </w:rPr>
          <w:t>Mục tiêu đề tài, phạm vi bài toán</w:t>
        </w:r>
        <w:r>
          <w:rPr>
            <w:noProof/>
            <w:webHidden/>
          </w:rPr>
          <w:tab/>
        </w:r>
        <w:r>
          <w:rPr>
            <w:noProof/>
            <w:webHidden/>
          </w:rPr>
          <w:fldChar w:fldCharType="begin"/>
        </w:r>
        <w:r>
          <w:rPr>
            <w:noProof/>
            <w:webHidden/>
          </w:rPr>
          <w:instrText xml:space="preserve"> PAGEREF _Toc455436970 \h </w:instrText>
        </w:r>
        <w:r>
          <w:rPr>
            <w:noProof/>
            <w:webHidden/>
          </w:rPr>
        </w:r>
      </w:ins>
      <w:r>
        <w:rPr>
          <w:noProof/>
          <w:webHidden/>
        </w:rPr>
        <w:fldChar w:fldCharType="separate"/>
      </w:r>
      <w:ins w:id="11" w:author="Katou Hideaki" w:date="2016-07-04T23:07:00Z">
        <w:r>
          <w:rPr>
            <w:noProof/>
            <w:webHidden/>
          </w:rPr>
          <w:t>3</w:t>
        </w:r>
        <w:r>
          <w:rPr>
            <w:noProof/>
            <w:webHidden/>
          </w:rPr>
          <w:fldChar w:fldCharType="end"/>
        </w:r>
        <w:r w:rsidRPr="009C4FAF">
          <w:rPr>
            <w:rStyle w:val="Hyperlink"/>
            <w:noProof/>
          </w:rPr>
          <w:fldChar w:fldCharType="end"/>
        </w:r>
      </w:ins>
    </w:p>
    <w:p w14:paraId="6263752B" w14:textId="77777777" w:rsidR="00C7023C" w:rsidRDefault="00C7023C">
      <w:pPr>
        <w:pStyle w:val="TOC2"/>
        <w:tabs>
          <w:tab w:val="left" w:pos="1540"/>
          <w:tab w:val="right" w:leader="dot" w:pos="8777"/>
        </w:tabs>
        <w:rPr>
          <w:ins w:id="12" w:author="Katou Hideaki" w:date="2016-07-04T23:07:00Z"/>
          <w:rFonts w:asciiTheme="minorHAnsi" w:eastAsiaTheme="minorEastAsia" w:hAnsiTheme="minorHAnsi"/>
          <w:noProof/>
          <w:sz w:val="22"/>
          <w:lang w:val="en-US" w:eastAsia="ja-JP"/>
        </w:rPr>
      </w:pPr>
      <w:ins w:id="13"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"_Toc455436971"</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1.4.</w:t>
        </w:r>
        <w:r>
          <w:rPr>
            <w:rFonts w:asciiTheme="minorHAnsi" w:eastAsiaTheme="minorEastAsia" w:hAnsiTheme="minorHAnsi"/>
            <w:noProof/>
            <w:sz w:val="22"/>
            <w:lang w:val="en-US" w:eastAsia="ja-JP"/>
          </w:rPr>
          <w:tab/>
        </w:r>
        <w:r w:rsidRPr="009C4FAF">
          <w:rPr>
            <w:rStyle w:val="Hyperlink"/>
            <w:noProof/>
            <w:lang w:val="en-US"/>
          </w:rPr>
          <w:t>Bố cục luận văn</w:t>
        </w:r>
        <w:r>
          <w:rPr>
            <w:noProof/>
            <w:webHidden/>
          </w:rPr>
          <w:tab/>
        </w:r>
        <w:r>
          <w:rPr>
            <w:noProof/>
            <w:webHidden/>
          </w:rPr>
          <w:fldChar w:fldCharType="begin"/>
        </w:r>
        <w:r>
          <w:rPr>
            <w:noProof/>
            <w:webHidden/>
          </w:rPr>
          <w:instrText xml:space="preserve"> PAGEREF _Toc455436971 \h </w:instrText>
        </w:r>
        <w:r>
          <w:rPr>
            <w:noProof/>
            <w:webHidden/>
          </w:rPr>
        </w:r>
      </w:ins>
      <w:r>
        <w:rPr>
          <w:noProof/>
          <w:webHidden/>
        </w:rPr>
        <w:fldChar w:fldCharType="separate"/>
      </w:r>
      <w:ins w:id="14" w:author="Katou Hideaki" w:date="2016-07-04T23:07:00Z">
        <w:r>
          <w:rPr>
            <w:noProof/>
            <w:webHidden/>
          </w:rPr>
          <w:t>3</w:t>
        </w:r>
        <w:r>
          <w:rPr>
            <w:noProof/>
            <w:webHidden/>
          </w:rPr>
          <w:fldChar w:fldCharType="end"/>
        </w:r>
        <w:r w:rsidRPr="009C4FAF">
          <w:rPr>
            <w:rStyle w:val="Hyperlink"/>
            <w:noProof/>
          </w:rPr>
          <w:fldChar w:fldCharType="end"/>
        </w:r>
      </w:ins>
    </w:p>
    <w:p w14:paraId="1C92DB60" w14:textId="77777777" w:rsidR="00C7023C" w:rsidRDefault="00C7023C">
      <w:pPr>
        <w:pStyle w:val="TOC1"/>
        <w:rPr>
          <w:ins w:id="15" w:author="Katou Hideaki" w:date="2016-07-04T23:07:00Z"/>
          <w:rFonts w:asciiTheme="minorHAnsi" w:eastAsiaTheme="minorEastAsia" w:hAnsiTheme="minorHAnsi"/>
          <w:noProof/>
          <w:sz w:val="22"/>
          <w:lang w:val="en-US" w:eastAsia="ja-JP"/>
        </w:rPr>
      </w:pPr>
      <w:ins w:id="16"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"_Toc455436972"</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Ch</w:t>
        </w:r>
        <w:r w:rsidRPr="009C4FAF">
          <w:rPr>
            <w:rStyle w:val="Hyperlink"/>
            <w:rFonts w:hint="cs"/>
            <w:noProof/>
          </w:rPr>
          <w:t>ươ</w:t>
        </w:r>
        <w:r w:rsidRPr="009C4FAF">
          <w:rPr>
            <w:rStyle w:val="Hyperlink"/>
            <w:noProof/>
          </w:rPr>
          <w:t>ng 2.</w:t>
        </w:r>
        <w:r>
          <w:rPr>
            <w:rFonts w:asciiTheme="minorHAnsi" w:eastAsiaTheme="minorEastAsia" w:hAnsiTheme="minorHAnsi"/>
            <w:noProof/>
            <w:sz w:val="22"/>
            <w:lang w:val="en-US" w:eastAsia="ja-JP"/>
          </w:rPr>
          <w:tab/>
        </w:r>
        <w:r w:rsidRPr="009C4FAF">
          <w:rPr>
            <w:rStyle w:val="Hyperlink"/>
            <w:noProof/>
          </w:rPr>
          <w:t>C</w:t>
        </w:r>
        <w:r w:rsidRPr="009C4FAF">
          <w:rPr>
            <w:rStyle w:val="Hyperlink"/>
            <w:rFonts w:hint="cs"/>
            <w:noProof/>
          </w:rPr>
          <w:t>Ơ</w:t>
        </w:r>
        <w:r w:rsidRPr="009C4FAF">
          <w:rPr>
            <w:rStyle w:val="Hyperlink"/>
            <w:noProof/>
          </w:rPr>
          <w:t xml:space="preserve"> SỞ LÝ THUYẾT</w:t>
        </w:r>
        <w:r>
          <w:rPr>
            <w:noProof/>
            <w:webHidden/>
          </w:rPr>
          <w:tab/>
        </w:r>
        <w:r>
          <w:rPr>
            <w:noProof/>
            <w:webHidden/>
          </w:rPr>
          <w:fldChar w:fldCharType="begin"/>
        </w:r>
        <w:r>
          <w:rPr>
            <w:noProof/>
            <w:webHidden/>
          </w:rPr>
          <w:instrText xml:space="preserve"> PAGEREF _Toc455436972 \h </w:instrText>
        </w:r>
        <w:r>
          <w:rPr>
            <w:noProof/>
            <w:webHidden/>
          </w:rPr>
        </w:r>
      </w:ins>
      <w:r>
        <w:rPr>
          <w:noProof/>
          <w:webHidden/>
        </w:rPr>
        <w:fldChar w:fldCharType="separate"/>
      </w:r>
      <w:ins w:id="17" w:author="Katou Hideaki" w:date="2016-07-04T23:07:00Z">
        <w:r>
          <w:rPr>
            <w:noProof/>
            <w:webHidden/>
          </w:rPr>
          <w:t>5</w:t>
        </w:r>
        <w:r>
          <w:rPr>
            <w:noProof/>
            <w:webHidden/>
          </w:rPr>
          <w:fldChar w:fldCharType="end"/>
        </w:r>
        <w:r w:rsidRPr="009C4FAF">
          <w:rPr>
            <w:rStyle w:val="Hyperlink"/>
            <w:noProof/>
          </w:rPr>
          <w:fldChar w:fldCharType="end"/>
        </w:r>
      </w:ins>
    </w:p>
    <w:p w14:paraId="48F6A2CE" w14:textId="77777777" w:rsidR="00C7023C" w:rsidRDefault="00C7023C">
      <w:pPr>
        <w:pStyle w:val="TOC2"/>
        <w:tabs>
          <w:tab w:val="left" w:pos="1540"/>
          <w:tab w:val="right" w:leader="dot" w:pos="8777"/>
        </w:tabs>
        <w:rPr>
          <w:ins w:id="18" w:author="Katou Hideaki" w:date="2016-07-04T23:07:00Z"/>
          <w:rFonts w:asciiTheme="minorHAnsi" w:eastAsiaTheme="minorEastAsia" w:hAnsiTheme="minorHAnsi"/>
          <w:noProof/>
          <w:sz w:val="22"/>
          <w:lang w:val="en-US" w:eastAsia="ja-JP"/>
        </w:rPr>
      </w:pPr>
      <w:ins w:id="19"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"_Toc455436973"</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rFonts w:eastAsia="Times New Roman" w:cs="Times New Roman"/>
            <w:noProof/>
            <w:lang w:val="en-US"/>
          </w:rPr>
          <w:t>2.1.</w:t>
        </w:r>
        <w:r>
          <w:rPr>
            <w:rFonts w:asciiTheme="minorHAnsi" w:eastAsiaTheme="minorEastAsia" w:hAnsiTheme="minorHAnsi"/>
            <w:noProof/>
            <w:sz w:val="22"/>
            <w:lang w:val="en-US" w:eastAsia="ja-JP"/>
          </w:rPr>
          <w:tab/>
        </w:r>
        <w:r w:rsidRPr="009C4FAF">
          <w:rPr>
            <w:rStyle w:val="Hyperlink"/>
            <w:rFonts w:eastAsia="Times New Roman" w:cs="Times New Roman"/>
            <w:noProof/>
            <w:lang w:val="en-US"/>
          </w:rPr>
          <w:t>Giới thiệu về bài toán tìm facial landmarks</w:t>
        </w:r>
        <w:r>
          <w:rPr>
            <w:noProof/>
            <w:webHidden/>
          </w:rPr>
          <w:tab/>
        </w:r>
        <w:r>
          <w:rPr>
            <w:noProof/>
            <w:webHidden/>
          </w:rPr>
          <w:fldChar w:fldCharType="begin"/>
        </w:r>
        <w:r>
          <w:rPr>
            <w:noProof/>
            <w:webHidden/>
          </w:rPr>
          <w:instrText xml:space="preserve"> PAGEREF _Toc455436973 \h </w:instrText>
        </w:r>
        <w:r>
          <w:rPr>
            <w:noProof/>
            <w:webHidden/>
          </w:rPr>
        </w:r>
      </w:ins>
      <w:r>
        <w:rPr>
          <w:noProof/>
          <w:webHidden/>
        </w:rPr>
        <w:fldChar w:fldCharType="separate"/>
      </w:r>
      <w:ins w:id="20" w:author="Katou Hideaki" w:date="2016-07-04T23:07:00Z">
        <w:r>
          <w:rPr>
            <w:noProof/>
            <w:webHidden/>
          </w:rPr>
          <w:t>5</w:t>
        </w:r>
        <w:r>
          <w:rPr>
            <w:noProof/>
            <w:webHidden/>
          </w:rPr>
          <w:fldChar w:fldCharType="end"/>
        </w:r>
        <w:r w:rsidRPr="009C4FAF">
          <w:rPr>
            <w:rStyle w:val="Hyperlink"/>
            <w:noProof/>
          </w:rPr>
          <w:fldChar w:fldCharType="end"/>
        </w:r>
      </w:ins>
    </w:p>
    <w:p w14:paraId="38D083C4" w14:textId="77777777" w:rsidR="00C7023C" w:rsidRDefault="00C7023C">
      <w:pPr>
        <w:pStyle w:val="TOC2"/>
        <w:tabs>
          <w:tab w:val="left" w:pos="1540"/>
          <w:tab w:val="right" w:leader="dot" w:pos="8777"/>
        </w:tabs>
        <w:rPr>
          <w:ins w:id="21" w:author="Katou Hideaki" w:date="2016-07-04T23:07:00Z"/>
          <w:rFonts w:asciiTheme="minorHAnsi" w:eastAsiaTheme="minorEastAsia" w:hAnsiTheme="minorHAnsi"/>
          <w:noProof/>
          <w:sz w:val="22"/>
          <w:lang w:val="en-US" w:eastAsia="ja-JP"/>
        </w:rPr>
      </w:pPr>
      <w:ins w:id="22"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"_Toc455436974"</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rFonts w:eastAsia="Times New Roman" w:cs="Times New Roman"/>
            <w:noProof/>
            <w:lang w:val="en-US"/>
          </w:rPr>
          <w:t>2.2.</w:t>
        </w:r>
        <w:r>
          <w:rPr>
            <w:rFonts w:asciiTheme="minorHAnsi" w:eastAsiaTheme="minorEastAsia" w:hAnsiTheme="minorHAnsi"/>
            <w:noProof/>
            <w:sz w:val="22"/>
            <w:lang w:val="en-US" w:eastAsia="ja-JP"/>
          </w:rPr>
          <w:tab/>
        </w:r>
        <w:r w:rsidRPr="009C4FAF">
          <w:rPr>
            <w:rStyle w:val="Hyperlink"/>
            <w:rFonts w:eastAsia="Times New Roman" w:cs="Times New Roman"/>
            <w:noProof/>
            <w:lang w:val="en-US"/>
          </w:rPr>
          <w:t>Giới thiệu về bài toán nhận diện cảm xúc tr</w:t>
        </w:r>
        <w:r w:rsidRPr="009C4FAF">
          <w:rPr>
            <w:rStyle w:val="Hyperlink"/>
            <w:rFonts w:eastAsia="Times New Roman" w:cs="Times New Roman" w:hint="cs"/>
            <w:noProof/>
            <w:lang w:val="en-US"/>
          </w:rPr>
          <w:t>ư</w:t>
        </w:r>
        <w:r w:rsidRPr="009C4FAF">
          <w:rPr>
            <w:rStyle w:val="Hyperlink"/>
            <w:rFonts w:eastAsia="Times New Roman" w:cs="Times New Roman"/>
            <w:noProof/>
            <w:lang w:val="en-US"/>
          </w:rPr>
          <w:t>ớc camera</w:t>
        </w:r>
        <w:r>
          <w:rPr>
            <w:noProof/>
            <w:webHidden/>
          </w:rPr>
          <w:tab/>
        </w:r>
        <w:r>
          <w:rPr>
            <w:noProof/>
            <w:webHidden/>
          </w:rPr>
          <w:fldChar w:fldCharType="begin"/>
        </w:r>
        <w:r>
          <w:rPr>
            <w:noProof/>
            <w:webHidden/>
          </w:rPr>
          <w:instrText xml:space="preserve"> PAGEREF _Toc455436974 \h </w:instrText>
        </w:r>
        <w:r>
          <w:rPr>
            <w:noProof/>
            <w:webHidden/>
          </w:rPr>
        </w:r>
      </w:ins>
      <w:r>
        <w:rPr>
          <w:noProof/>
          <w:webHidden/>
        </w:rPr>
        <w:fldChar w:fldCharType="separate"/>
      </w:r>
      <w:ins w:id="23" w:author="Katou Hideaki" w:date="2016-07-04T23:07:00Z">
        <w:r>
          <w:rPr>
            <w:noProof/>
            <w:webHidden/>
          </w:rPr>
          <w:t>5</w:t>
        </w:r>
        <w:r>
          <w:rPr>
            <w:noProof/>
            <w:webHidden/>
          </w:rPr>
          <w:fldChar w:fldCharType="end"/>
        </w:r>
        <w:r w:rsidRPr="009C4FAF">
          <w:rPr>
            <w:rStyle w:val="Hyperlink"/>
            <w:noProof/>
          </w:rPr>
          <w:fldChar w:fldCharType="end"/>
        </w:r>
      </w:ins>
    </w:p>
    <w:p w14:paraId="325BC242" w14:textId="77777777" w:rsidR="00C7023C" w:rsidRDefault="00C7023C">
      <w:pPr>
        <w:pStyle w:val="TOC2"/>
        <w:tabs>
          <w:tab w:val="left" w:pos="1540"/>
          <w:tab w:val="right" w:leader="dot" w:pos="8777"/>
        </w:tabs>
        <w:rPr>
          <w:ins w:id="24" w:author="Katou Hideaki" w:date="2016-07-04T23:07:00Z"/>
          <w:rFonts w:asciiTheme="minorHAnsi" w:eastAsiaTheme="minorEastAsia" w:hAnsiTheme="minorHAnsi"/>
          <w:noProof/>
          <w:sz w:val="22"/>
          <w:lang w:val="en-US" w:eastAsia="ja-JP"/>
        </w:rPr>
      </w:pPr>
      <w:ins w:id="25"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"_Toc455436975"</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rFonts w:eastAsia="Times New Roman" w:cs="Times New Roman"/>
            <w:noProof/>
            <w:lang w:val="en-US"/>
          </w:rPr>
          <w:t>2.3.</w:t>
        </w:r>
        <w:r>
          <w:rPr>
            <w:rFonts w:asciiTheme="minorHAnsi" w:eastAsiaTheme="minorEastAsia" w:hAnsiTheme="minorHAnsi"/>
            <w:noProof/>
            <w:sz w:val="22"/>
            <w:lang w:val="en-US" w:eastAsia="ja-JP"/>
          </w:rPr>
          <w:tab/>
        </w:r>
        <w:r w:rsidRPr="009C4FAF">
          <w:rPr>
            <w:rStyle w:val="Hyperlink"/>
            <w:rFonts w:eastAsia="Times New Roman" w:cs="Times New Roman"/>
            <w:noProof/>
            <w:lang w:val="en-US"/>
          </w:rPr>
          <w:t>Thuật toán cây quyết định (decision tree)</w:t>
        </w:r>
        <w:r>
          <w:rPr>
            <w:noProof/>
            <w:webHidden/>
          </w:rPr>
          <w:tab/>
        </w:r>
        <w:r>
          <w:rPr>
            <w:noProof/>
            <w:webHidden/>
          </w:rPr>
          <w:fldChar w:fldCharType="begin"/>
        </w:r>
        <w:r>
          <w:rPr>
            <w:noProof/>
            <w:webHidden/>
          </w:rPr>
          <w:instrText xml:space="preserve"> PAGEREF _Toc455436975 \h </w:instrText>
        </w:r>
        <w:r>
          <w:rPr>
            <w:noProof/>
            <w:webHidden/>
          </w:rPr>
        </w:r>
      </w:ins>
      <w:r>
        <w:rPr>
          <w:noProof/>
          <w:webHidden/>
        </w:rPr>
        <w:fldChar w:fldCharType="separate"/>
      </w:r>
      <w:ins w:id="26" w:author="Katou Hideaki" w:date="2016-07-04T23:07:00Z">
        <w:r>
          <w:rPr>
            <w:noProof/>
            <w:webHidden/>
          </w:rPr>
          <w:t>5</w:t>
        </w:r>
        <w:r>
          <w:rPr>
            <w:noProof/>
            <w:webHidden/>
          </w:rPr>
          <w:fldChar w:fldCharType="end"/>
        </w:r>
        <w:r w:rsidRPr="009C4FAF">
          <w:rPr>
            <w:rStyle w:val="Hyperlink"/>
            <w:noProof/>
          </w:rPr>
          <w:fldChar w:fldCharType="end"/>
        </w:r>
      </w:ins>
    </w:p>
    <w:p w14:paraId="05381F78" w14:textId="77777777" w:rsidR="00C7023C" w:rsidRDefault="00C7023C">
      <w:pPr>
        <w:pStyle w:val="TOC2"/>
        <w:tabs>
          <w:tab w:val="left" w:pos="1540"/>
          <w:tab w:val="right" w:leader="dot" w:pos="8777"/>
        </w:tabs>
        <w:rPr>
          <w:ins w:id="27" w:author="Katou Hideaki" w:date="2016-07-04T23:07:00Z"/>
          <w:rFonts w:asciiTheme="minorHAnsi" w:eastAsiaTheme="minorEastAsia" w:hAnsiTheme="minorHAnsi"/>
          <w:noProof/>
          <w:sz w:val="22"/>
          <w:lang w:val="en-US" w:eastAsia="ja-JP"/>
        </w:rPr>
      </w:pPr>
      <w:ins w:id="28"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"_Toc455436976"</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rFonts w:eastAsia="Times New Roman" w:cs="Times New Roman"/>
            <w:noProof/>
            <w:lang w:val="en-US"/>
          </w:rPr>
          <w:t>2.4.</w:t>
        </w:r>
        <w:r>
          <w:rPr>
            <w:rFonts w:asciiTheme="minorHAnsi" w:eastAsiaTheme="minorEastAsia" w:hAnsiTheme="minorHAnsi"/>
            <w:noProof/>
            <w:sz w:val="22"/>
            <w:lang w:val="en-US" w:eastAsia="ja-JP"/>
          </w:rPr>
          <w:tab/>
        </w:r>
        <w:r w:rsidRPr="009C4FAF">
          <w:rPr>
            <w:rStyle w:val="Hyperlink"/>
            <w:rFonts w:eastAsia="Times New Roman" w:cs="Times New Roman"/>
            <w:noProof/>
            <w:lang w:val="en-US"/>
          </w:rPr>
          <w:t>Thuật toán SVM (Support Vector Machines)</w:t>
        </w:r>
        <w:r>
          <w:rPr>
            <w:noProof/>
            <w:webHidden/>
          </w:rPr>
          <w:tab/>
        </w:r>
        <w:r>
          <w:rPr>
            <w:noProof/>
            <w:webHidden/>
          </w:rPr>
          <w:fldChar w:fldCharType="begin"/>
        </w:r>
        <w:r>
          <w:rPr>
            <w:noProof/>
            <w:webHidden/>
          </w:rPr>
          <w:instrText xml:space="preserve"> PAGEREF _Toc455436976 \h </w:instrText>
        </w:r>
        <w:r>
          <w:rPr>
            <w:noProof/>
            <w:webHidden/>
          </w:rPr>
        </w:r>
      </w:ins>
      <w:r>
        <w:rPr>
          <w:noProof/>
          <w:webHidden/>
        </w:rPr>
        <w:fldChar w:fldCharType="separate"/>
      </w:r>
      <w:ins w:id="29" w:author="Katou Hideaki" w:date="2016-07-04T23:07:00Z">
        <w:r>
          <w:rPr>
            <w:noProof/>
            <w:webHidden/>
          </w:rPr>
          <w:t>5</w:t>
        </w:r>
        <w:r>
          <w:rPr>
            <w:noProof/>
            <w:webHidden/>
          </w:rPr>
          <w:fldChar w:fldCharType="end"/>
        </w:r>
        <w:r w:rsidRPr="009C4FAF">
          <w:rPr>
            <w:rStyle w:val="Hyperlink"/>
            <w:noProof/>
          </w:rPr>
          <w:fldChar w:fldCharType="end"/>
        </w:r>
      </w:ins>
    </w:p>
    <w:p w14:paraId="551BE8A1" w14:textId="77777777" w:rsidR="00C7023C" w:rsidRDefault="00C7023C">
      <w:pPr>
        <w:pStyle w:val="TOC3"/>
        <w:tabs>
          <w:tab w:val="left" w:pos="1892"/>
          <w:tab w:val="right" w:leader="dot" w:pos="8777"/>
        </w:tabs>
        <w:rPr>
          <w:ins w:id="30" w:author="Katou Hideaki" w:date="2016-07-04T23:07:00Z"/>
          <w:rFonts w:asciiTheme="minorHAnsi" w:eastAsiaTheme="minorEastAsia" w:hAnsiTheme="minorHAnsi"/>
          <w:noProof/>
          <w:sz w:val="22"/>
          <w:lang w:val="en-US" w:eastAsia="ja-JP"/>
        </w:rPr>
      </w:pPr>
      <w:ins w:id="31"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"_Toc455436977"</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2.4.1.</w:t>
        </w:r>
        <w:r>
          <w:rPr>
            <w:rFonts w:asciiTheme="minorHAnsi" w:eastAsiaTheme="minorEastAsia" w:hAnsiTheme="minorHAnsi"/>
            <w:noProof/>
            <w:sz w:val="22"/>
            <w:lang w:val="en-US" w:eastAsia="ja-JP"/>
          </w:rPr>
          <w:tab/>
        </w:r>
        <w:r w:rsidRPr="009C4FAF">
          <w:rPr>
            <w:rStyle w:val="Hyperlink"/>
            <w:noProof/>
            <w:lang w:val="en-US"/>
          </w:rPr>
          <w:t>Tổng quan</w:t>
        </w:r>
        <w:r>
          <w:rPr>
            <w:noProof/>
            <w:webHidden/>
          </w:rPr>
          <w:tab/>
        </w:r>
        <w:r>
          <w:rPr>
            <w:noProof/>
            <w:webHidden/>
          </w:rPr>
          <w:fldChar w:fldCharType="begin"/>
        </w:r>
        <w:r>
          <w:rPr>
            <w:noProof/>
            <w:webHidden/>
          </w:rPr>
          <w:instrText xml:space="preserve"> PAGEREF _Toc455436977 \h </w:instrText>
        </w:r>
        <w:r>
          <w:rPr>
            <w:noProof/>
            <w:webHidden/>
          </w:rPr>
        </w:r>
      </w:ins>
      <w:r>
        <w:rPr>
          <w:noProof/>
          <w:webHidden/>
        </w:rPr>
        <w:fldChar w:fldCharType="separate"/>
      </w:r>
      <w:ins w:id="32" w:author="Katou Hideaki" w:date="2016-07-04T23:07:00Z">
        <w:r>
          <w:rPr>
            <w:noProof/>
            <w:webHidden/>
          </w:rPr>
          <w:t>5</w:t>
        </w:r>
        <w:r>
          <w:rPr>
            <w:noProof/>
            <w:webHidden/>
          </w:rPr>
          <w:fldChar w:fldCharType="end"/>
        </w:r>
        <w:r w:rsidRPr="009C4FAF">
          <w:rPr>
            <w:rStyle w:val="Hyperlink"/>
            <w:noProof/>
          </w:rPr>
          <w:fldChar w:fldCharType="end"/>
        </w:r>
      </w:ins>
    </w:p>
    <w:p w14:paraId="2AB83E82" w14:textId="77777777" w:rsidR="00C7023C" w:rsidRDefault="00C7023C">
      <w:pPr>
        <w:pStyle w:val="TOC3"/>
        <w:tabs>
          <w:tab w:val="left" w:pos="1892"/>
          <w:tab w:val="right" w:leader="dot" w:pos="8777"/>
        </w:tabs>
        <w:rPr>
          <w:ins w:id="33" w:author="Katou Hideaki" w:date="2016-07-04T23:07:00Z"/>
          <w:rFonts w:asciiTheme="minorHAnsi" w:eastAsiaTheme="minorEastAsia" w:hAnsiTheme="minorHAnsi"/>
          <w:noProof/>
          <w:sz w:val="22"/>
          <w:lang w:val="en-US" w:eastAsia="ja-JP"/>
        </w:rPr>
      </w:pPr>
      <w:ins w:id="34"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"_Toc455436978"</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2.4.2.</w:t>
        </w:r>
        <w:r>
          <w:rPr>
            <w:rFonts w:asciiTheme="minorHAnsi" w:eastAsiaTheme="minorEastAsia" w:hAnsiTheme="minorHAnsi"/>
            <w:noProof/>
            <w:sz w:val="22"/>
            <w:lang w:val="en-US" w:eastAsia="ja-JP"/>
          </w:rPr>
          <w:tab/>
        </w:r>
        <w:r w:rsidRPr="009C4FAF">
          <w:rPr>
            <w:rStyle w:val="Hyperlink"/>
            <w:noProof/>
            <w:lang w:val="en-US"/>
          </w:rPr>
          <w:t>SVM tuyến tính (Linear SVM)</w:t>
        </w:r>
        <w:r>
          <w:rPr>
            <w:noProof/>
            <w:webHidden/>
          </w:rPr>
          <w:tab/>
        </w:r>
        <w:r>
          <w:rPr>
            <w:noProof/>
            <w:webHidden/>
          </w:rPr>
          <w:fldChar w:fldCharType="begin"/>
        </w:r>
        <w:r>
          <w:rPr>
            <w:noProof/>
            <w:webHidden/>
          </w:rPr>
          <w:instrText xml:space="preserve"> PAGEREF _Toc455436978 \h </w:instrText>
        </w:r>
        <w:r>
          <w:rPr>
            <w:noProof/>
            <w:webHidden/>
          </w:rPr>
        </w:r>
      </w:ins>
      <w:r>
        <w:rPr>
          <w:noProof/>
          <w:webHidden/>
        </w:rPr>
        <w:fldChar w:fldCharType="separate"/>
      </w:r>
      <w:ins w:id="35" w:author="Katou Hideaki" w:date="2016-07-04T23:07:00Z">
        <w:r>
          <w:rPr>
            <w:noProof/>
            <w:webHidden/>
          </w:rPr>
          <w:t>5</w:t>
        </w:r>
        <w:r>
          <w:rPr>
            <w:noProof/>
            <w:webHidden/>
          </w:rPr>
          <w:fldChar w:fldCharType="end"/>
        </w:r>
        <w:r w:rsidRPr="009C4FAF">
          <w:rPr>
            <w:rStyle w:val="Hyperlink"/>
            <w:noProof/>
          </w:rPr>
          <w:fldChar w:fldCharType="end"/>
        </w:r>
      </w:ins>
    </w:p>
    <w:p w14:paraId="7942C8C8" w14:textId="77777777" w:rsidR="00C7023C" w:rsidRDefault="00C7023C">
      <w:pPr>
        <w:pStyle w:val="TOC4"/>
        <w:tabs>
          <w:tab w:val="left" w:pos="2347"/>
          <w:tab w:val="right" w:leader="dot" w:pos="8777"/>
        </w:tabs>
        <w:rPr>
          <w:ins w:id="36" w:author="Katou Hideaki" w:date="2016-07-04T23:07:00Z"/>
          <w:rFonts w:asciiTheme="minorHAnsi" w:eastAsiaTheme="minorEastAsia" w:hAnsiTheme="minorHAnsi"/>
          <w:noProof/>
          <w:sz w:val="22"/>
          <w:lang w:val="en-US" w:eastAsia="ja-JP"/>
        </w:rPr>
      </w:pPr>
      <w:ins w:id="37"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"_Toc455436979"</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2.4.2.1.</w:t>
        </w:r>
        <w:r>
          <w:rPr>
            <w:rFonts w:asciiTheme="minorHAnsi" w:eastAsiaTheme="minorEastAsia" w:hAnsiTheme="minorHAnsi"/>
            <w:noProof/>
            <w:sz w:val="22"/>
            <w:lang w:val="en-US" w:eastAsia="ja-JP"/>
          </w:rPr>
          <w:tab/>
        </w:r>
        <w:r w:rsidRPr="009C4FAF">
          <w:rPr>
            <w:rStyle w:val="Hyperlink"/>
            <w:noProof/>
            <w:lang w:val="en-US"/>
          </w:rPr>
          <w:t>Hard-margin</w:t>
        </w:r>
        <w:r>
          <w:rPr>
            <w:noProof/>
            <w:webHidden/>
          </w:rPr>
          <w:tab/>
        </w:r>
        <w:r>
          <w:rPr>
            <w:noProof/>
            <w:webHidden/>
          </w:rPr>
          <w:fldChar w:fldCharType="begin"/>
        </w:r>
        <w:r>
          <w:rPr>
            <w:noProof/>
            <w:webHidden/>
          </w:rPr>
          <w:instrText xml:space="preserve"> PAGEREF _Toc455436979 \h </w:instrText>
        </w:r>
        <w:r>
          <w:rPr>
            <w:noProof/>
            <w:webHidden/>
          </w:rPr>
        </w:r>
      </w:ins>
      <w:r>
        <w:rPr>
          <w:noProof/>
          <w:webHidden/>
        </w:rPr>
        <w:fldChar w:fldCharType="separate"/>
      </w:r>
      <w:ins w:id="38" w:author="Katou Hideaki" w:date="2016-07-04T23:07:00Z">
        <w:r>
          <w:rPr>
            <w:noProof/>
            <w:webHidden/>
          </w:rPr>
          <w:t>6</w:t>
        </w:r>
        <w:r>
          <w:rPr>
            <w:noProof/>
            <w:webHidden/>
          </w:rPr>
          <w:fldChar w:fldCharType="end"/>
        </w:r>
        <w:r w:rsidRPr="009C4FAF">
          <w:rPr>
            <w:rStyle w:val="Hyperlink"/>
            <w:noProof/>
          </w:rPr>
          <w:fldChar w:fldCharType="end"/>
        </w:r>
      </w:ins>
    </w:p>
    <w:p w14:paraId="121D8C68" w14:textId="77777777" w:rsidR="00C7023C" w:rsidRDefault="00C7023C">
      <w:pPr>
        <w:pStyle w:val="TOC4"/>
        <w:tabs>
          <w:tab w:val="left" w:pos="2347"/>
          <w:tab w:val="right" w:leader="dot" w:pos="8777"/>
        </w:tabs>
        <w:rPr>
          <w:ins w:id="39" w:author="Katou Hideaki" w:date="2016-07-04T23:07:00Z"/>
          <w:rFonts w:asciiTheme="minorHAnsi" w:eastAsiaTheme="minorEastAsia" w:hAnsiTheme="minorHAnsi"/>
          <w:noProof/>
          <w:sz w:val="22"/>
          <w:lang w:val="en-US" w:eastAsia="ja-JP"/>
        </w:rPr>
      </w:pPr>
      <w:ins w:id="40"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"_Toc455436980"</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2.4.2.2.</w:t>
        </w:r>
        <w:r>
          <w:rPr>
            <w:rFonts w:asciiTheme="minorHAnsi" w:eastAsiaTheme="minorEastAsia" w:hAnsiTheme="minorHAnsi"/>
            <w:noProof/>
            <w:sz w:val="22"/>
            <w:lang w:val="en-US" w:eastAsia="ja-JP"/>
          </w:rPr>
          <w:tab/>
        </w:r>
        <w:r w:rsidRPr="009C4FAF">
          <w:rPr>
            <w:rStyle w:val="Hyperlink"/>
            <w:noProof/>
            <w:lang w:val="en-US"/>
          </w:rPr>
          <w:t>Soft-margin</w:t>
        </w:r>
        <w:r>
          <w:rPr>
            <w:noProof/>
            <w:webHidden/>
          </w:rPr>
          <w:tab/>
        </w:r>
        <w:r>
          <w:rPr>
            <w:noProof/>
            <w:webHidden/>
          </w:rPr>
          <w:fldChar w:fldCharType="begin"/>
        </w:r>
        <w:r>
          <w:rPr>
            <w:noProof/>
            <w:webHidden/>
          </w:rPr>
          <w:instrText xml:space="preserve"> PAGEREF _Toc455436980 \h </w:instrText>
        </w:r>
        <w:r>
          <w:rPr>
            <w:noProof/>
            <w:webHidden/>
          </w:rPr>
        </w:r>
      </w:ins>
      <w:r>
        <w:rPr>
          <w:noProof/>
          <w:webHidden/>
        </w:rPr>
        <w:fldChar w:fldCharType="separate"/>
      </w:r>
      <w:ins w:id="41" w:author="Katou Hideaki" w:date="2016-07-04T23:07:00Z">
        <w:r>
          <w:rPr>
            <w:noProof/>
            <w:webHidden/>
          </w:rPr>
          <w:t>7</w:t>
        </w:r>
        <w:r>
          <w:rPr>
            <w:noProof/>
            <w:webHidden/>
          </w:rPr>
          <w:fldChar w:fldCharType="end"/>
        </w:r>
        <w:r w:rsidRPr="009C4FAF">
          <w:rPr>
            <w:rStyle w:val="Hyperlink"/>
            <w:noProof/>
          </w:rPr>
          <w:fldChar w:fldCharType="end"/>
        </w:r>
      </w:ins>
    </w:p>
    <w:p w14:paraId="12A02D0D" w14:textId="77777777" w:rsidR="00C7023C" w:rsidRDefault="00C7023C">
      <w:pPr>
        <w:pStyle w:val="TOC3"/>
        <w:tabs>
          <w:tab w:val="left" w:pos="1892"/>
          <w:tab w:val="right" w:leader="dot" w:pos="8777"/>
        </w:tabs>
        <w:rPr>
          <w:ins w:id="42" w:author="Katou Hideaki" w:date="2016-07-04T23:07:00Z"/>
          <w:rFonts w:asciiTheme="minorHAnsi" w:eastAsiaTheme="minorEastAsia" w:hAnsiTheme="minorHAnsi"/>
          <w:noProof/>
          <w:sz w:val="22"/>
          <w:lang w:val="en-US" w:eastAsia="ja-JP"/>
        </w:rPr>
      </w:pPr>
      <w:ins w:id="43"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"_Toc455436981"</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2.4.3.</w:t>
        </w:r>
        <w:r>
          <w:rPr>
            <w:rFonts w:asciiTheme="minorHAnsi" w:eastAsiaTheme="minorEastAsia" w:hAnsiTheme="minorHAnsi"/>
            <w:noProof/>
            <w:sz w:val="22"/>
            <w:lang w:val="en-US" w:eastAsia="ja-JP"/>
          </w:rPr>
          <w:tab/>
        </w:r>
        <w:r w:rsidRPr="009C4FAF">
          <w:rPr>
            <w:rStyle w:val="Hyperlink"/>
            <w:noProof/>
            <w:lang w:val="en-US"/>
          </w:rPr>
          <w:t>Kernel method</w:t>
        </w:r>
        <w:r>
          <w:rPr>
            <w:noProof/>
            <w:webHidden/>
          </w:rPr>
          <w:tab/>
        </w:r>
        <w:r>
          <w:rPr>
            <w:noProof/>
            <w:webHidden/>
          </w:rPr>
          <w:fldChar w:fldCharType="begin"/>
        </w:r>
        <w:r>
          <w:rPr>
            <w:noProof/>
            <w:webHidden/>
          </w:rPr>
          <w:instrText xml:space="preserve"> PAGEREF _Toc455436981 \h </w:instrText>
        </w:r>
        <w:r>
          <w:rPr>
            <w:noProof/>
            <w:webHidden/>
          </w:rPr>
        </w:r>
      </w:ins>
      <w:r>
        <w:rPr>
          <w:noProof/>
          <w:webHidden/>
        </w:rPr>
        <w:fldChar w:fldCharType="separate"/>
      </w:r>
      <w:ins w:id="44" w:author="Katou Hideaki" w:date="2016-07-04T23:07:00Z">
        <w:r>
          <w:rPr>
            <w:noProof/>
            <w:webHidden/>
          </w:rPr>
          <w:t>7</w:t>
        </w:r>
        <w:r>
          <w:rPr>
            <w:noProof/>
            <w:webHidden/>
          </w:rPr>
          <w:fldChar w:fldCharType="end"/>
        </w:r>
        <w:r w:rsidRPr="009C4FAF">
          <w:rPr>
            <w:rStyle w:val="Hyperlink"/>
            <w:noProof/>
          </w:rPr>
          <w:fldChar w:fldCharType="end"/>
        </w:r>
      </w:ins>
    </w:p>
    <w:p w14:paraId="25ED1933" w14:textId="77777777" w:rsidR="00C7023C" w:rsidRDefault="00C7023C">
      <w:pPr>
        <w:pStyle w:val="TOC4"/>
        <w:tabs>
          <w:tab w:val="left" w:pos="2347"/>
          <w:tab w:val="right" w:leader="dot" w:pos="8777"/>
        </w:tabs>
        <w:rPr>
          <w:ins w:id="45" w:author="Katou Hideaki" w:date="2016-07-04T23:07:00Z"/>
          <w:rFonts w:asciiTheme="minorHAnsi" w:eastAsiaTheme="minorEastAsia" w:hAnsiTheme="minorHAnsi"/>
          <w:noProof/>
          <w:sz w:val="22"/>
          <w:lang w:val="en-US" w:eastAsia="ja-JP"/>
        </w:rPr>
      </w:pPr>
      <w:ins w:id="46"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"_Toc455436982"</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2.4.3.1.</w:t>
        </w:r>
        <w:r>
          <w:rPr>
            <w:rFonts w:asciiTheme="minorHAnsi" w:eastAsiaTheme="minorEastAsia" w:hAnsiTheme="minorHAnsi"/>
            <w:noProof/>
            <w:sz w:val="22"/>
            <w:lang w:val="en-US" w:eastAsia="ja-JP"/>
          </w:rPr>
          <w:tab/>
        </w:r>
        <w:r w:rsidRPr="009C4FAF">
          <w:rPr>
            <w:rStyle w:val="Hyperlink"/>
            <w:noProof/>
          </w:rPr>
          <w:t>Định nghĩa</w:t>
        </w:r>
        <w:r>
          <w:rPr>
            <w:noProof/>
            <w:webHidden/>
          </w:rPr>
          <w:tab/>
        </w:r>
        <w:r>
          <w:rPr>
            <w:noProof/>
            <w:webHidden/>
          </w:rPr>
          <w:fldChar w:fldCharType="begin"/>
        </w:r>
        <w:r>
          <w:rPr>
            <w:noProof/>
            <w:webHidden/>
          </w:rPr>
          <w:instrText xml:space="preserve"> PAGEREF _Toc455436982 \h </w:instrText>
        </w:r>
        <w:r>
          <w:rPr>
            <w:noProof/>
            <w:webHidden/>
          </w:rPr>
        </w:r>
      </w:ins>
      <w:r>
        <w:rPr>
          <w:noProof/>
          <w:webHidden/>
        </w:rPr>
        <w:fldChar w:fldCharType="separate"/>
      </w:r>
      <w:ins w:id="47" w:author="Katou Hideaki" w:date="2016-07-04T23:07:00Z">
        <w:r>
          <w:rPr>
            <w:noProof/>
            <w:webHidden/>
          </w:rPr>
          <w:t>8</w:t>
        </w:r>
        <w:r>
          <w:rPr>
            <w:noProof/>
            <w:webHidden/>
          </w:rPr>
          <w:fldChar w:fldCharType="end"/>
        </w:r>
        <w:r w:rsidRPr="009C4FAF">
          <w:rPr>
            <w:rStyle w:val="Hyperlink"/>
            <w:noProof/>
          </w:rPr>
          <w:fldChar w:fldCharType="end"/>
        </w:r>
      </w:ins>
    </w:p>
    <w:p w14:paraId="13EC8C53" w14:textId="77777777" w:rsidR="00C7023C" w:rsidRDefault="00C7023C">
      <w:pPr>
        <w:pStyle w:val="TOC4"/>
        <w:tabs>
          <w:tab w:val="left" w:pos="2347"/>
          <w:tab w:val="right" w:leader="dot" w:pos="8777"/>
        </w:tabs>
        <w:rPr>
          <w:ins w:id="48" w:author="Katou Hideaki" w:date="2016-07-04T23:07:00Z"/>
          <w:rFonts w:asciiTheme="minorHAnsi" w:eastAsiaTheme="minorEastAsia" w:hAnsiTheme="minorHAnsi"/>
          <w:noProof/>
          <w:sz w:val="22"/>
          <w:lang w:val="en-US" w:eastAsia="ja-JP"/>
        </w:rPr>
      </w:pPr>
      <w:ins w:id="49"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"_Toc455436983"</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2.4.3.2.</w:t>
        </w:r>
        <w:r>
          <w:rPr>
            <w:rFonts w:asciiTheme="minorHAnsi" w:eastAsiaTheme="minorEastAsia" w:hAnsiTheme="minorHAnsi"/>
            <w:noProof/>
            <w:sz w:val="22"/>
            <w:lang w:val="en-US" w:eastAsia="ja-JP"/>
          </w:rPr>
          <w:tab/>
        </w:r>
        <w:r w:rsidRPr="009C4FAF">
          <w:rPr>
            <w:rStyle w:val="Hyperlink"/>
            <w:noProof/>
          </w:rPr>
          <w:t>Điều kiện Mercer</w:t>
        </w:r>
        <w:r>
          <w:rPr>
            <w:noProof/>
            <w:webHidden/>
          </w:rPr>
          <w:tab/>
        </w:r>
        <w:r>
          <w:rPr>
            <w:noProof/>
            <w:webHidden/>
          </w:rPr>
          <w:fldChar w:fldCharType="begin"/>
        </w:r>
        <w:r>
          <w:rPr>
            <w:noProof/>
            <w:webHidden/>
          </w:rPr>
          <w:instrText xml:space="preserve"> PAGEREF _Toc455436983 \h </w:instrText>
        </w:r>
        <w:r>
          <w:rPr>
            <w:noProof/>
            <w:webHidden/>
          </w:rPr>
        </w:r>
      </w:ins>
      <w:r>
        <w:rPr>
          <w:noProof/>
          <w:webHidden/>
        </w:rPr>
        <w:fldChar w:fldCharType="separate"/>
      </w:r>
      <w:ins w:id="50" w:author="Katou Hideaki" w:date="2016-07-04T23:07:00Z">
        <w:r>
          <w:rPr>
            <w:noProof/>
            <w:webHidden/>
          </w:rPr>
          <w:t>9</w:t>
        </w:r>
        <w:r>
          <w:rPr>
            <w:noProof/>
            <w:webHidden/>
          </w:rPr>
          <w:fldChar w:fldCharType="end"/>
        </w:r>
        <w:r w:rsidRPr="009C4FAF">
          <w:rPr>
            <w:rStyle w:val="Hyperlink"/>
            <w:noProof/>
          </w:rPr>
          <w:fldChar w:fldCharType="end"/>
        </w:r>
      </w:ins>
    </w:p>
    <w:p w14:paraId="74D01AF9" w14:textId="77777777" w:rsidR="00C7023C" w:rsidRDefault="00C7023C">
      <w:pPr>
        <w:pStyle w:val="TOC4"/>
        <w:tabs>
          <w:tab w:val="left" w:pos="2347"/>
          <w:tab w:val="right" w:leader="dot" w:pos="8777"/>
        </w:tabs>
        <w:rPr>
          <w:ins w:id="51" w:author="Katou Hideaki" w:date="2016-07-04T23:07:00Z"/>
          <w:rFonts w:asciiTheme="minorHAnsi" w:eastAsiaTheme="minorEastAsia" w:hAnsiTheme="minorHAnsi"/>
          <w:noProof/>
          <w:sz w:val="22"/>
          <w:lang w:val="en-US" w:eastAsia="ja-JP"/>
        </w:rPr>
      </w:pPr>
      <w:ins w:id="52"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"_Toc455436984"</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2.4.3.3.</w:t>
        </w:r>
        <w:r>
          <w:rPr>
            <w:rFonts w:asciiTheme="minorHAnsi" w:eastAsiaTheme="minorEastAsia" w:hAnsiTheme="minorHAnsi"/>
            <w:noProof/>
            <w:sz w:val="22"/>
            <w:lang w:val="en-US" w:eastAsia="ja-JP"/>
          </w:rPr>
          <w:tab/>
        </w:r>
        <w:r w:rsidRPr="009C4FAF">
          <w:rPr>
            <w:rStyle w:val="Hyperlink"/>
            <w:noProof/>
          </w:rPr>
          <w:t>Radial basis function (RBF)</w:t>
        </w:r>
        <w:r>
          <w:rPr>
            <w:noProof/>
            <w:webHidden/>
          </w:rPr>
          <w:tab/>
        </w:r>
        <w:r>
          <w:rPr>
            <w:noProof/>
            <w:webHidden/>
          </w:rPr>
          <w:fldChar w:fldCharType="begin"/>
        </w:r>
        <w:r>
          <w:rPr>
            <w:noProof/>
            <w:webHidden/>
          </w:rPr>
          <w:instrText xml:space="preserve"> PAGEREF _Toc455436984 \h </w:instrText>
        </w:r>
        <w:r>
          <w:rPr>
            <w:noProof/>
            <w:webHidden/>
          </w:rPr>
        </w:r>
      </w:ins>
      <w:r>
        <w:rPr>
          <w:noProof/>
          <w:webHidden/>
        </w:rPr>
        <w:fldChar w:fldCharType="separate"/>
      </w:r>
      <w:ins w:id="53" w:author="Katou Hideaki" w:date="2016-07-04T23:07:00Z">
        <w:r>
          <w:rPr>
            <w:noProof/>
            <w:webHidden/>
          </w:rPr>
          <w:t>9</w:t>
        </w:r>
        <w:r>
          <w:rPr>
            <w:noProof/>
            <w:webHidden/>
          </w:rPr>
          <w:fldChar w:fldCharType="end"/>
        </w:r>
        <w:r w:rsidRPr="009C4FAF">
          <w:rPr>
            <w:rStyle w:val="Hyperlink"/>
            <w:noProof/>
          </w:rPr>
          <w:fldChar w:fldCharType="end"/>
        </w:r>
      </w:ins>
    </w:p>
    <w:p w14:paraId="6EA7C5F4" w14:textId="77777777" w:rsidR="00C7023C" w:rsidRDefault="00C7023C">
      <w:pPr>
        <w:pStyle w:val="TOC2"/>
        <w:tabs>
          <w:tab w:val="left" w:pos="1540"/>
          <w:tab w:val="right" w:leader="dot" w:pos="8777"/>
        </w:tabs>
        <w:rPr>
          <w:ins w:id="54" w:author="Katou Hideaki" w:date="2016-07-04T23:07:00Z"/>
          <w:rFonts w:asciiTheme="minorHAnsi" w:eastAsiaTheme="minorEastAsia" w:hAnsiTheme="minorHAnsi"/>
          <w:noProof/>
          <w:sz w:val="22"/>
          <w:lang w:val="en-US" w:eastAsia="ja-JP"/>
        </w:rPr>
      </w:pPr>
      <w:ins w:id="55"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"_Toc455436985"</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2.5.</w:t>
        </w:r>
        <w:r>
          <w:rPr>
            <w:rFonts w:asciiTheme="minorHAnsi" w:eastAsiaTheme="minorEastAsia" w:hAnsiTheme="minorHAnsi"/>
            <w:noProof/>
            <w:sz w:val="22"/>
            <w:lang w:val="en-US" w:eastAsia="ja-JP"/>
          </w:rPr>
          <w:tab/>
        </w:r>
        <w:r w:rsidRPr="009C4FAF">
          <w:rPr>
            <w:rStyle w:val="Hyperlink"/>
            <w:noProof/>
          </w:rPr>
          <w:t>Multi-class SVM</w:t>
        </w:r>
        <w:r>
          <w:rPr>
            <w:noProof/>
            <w:webHidden/>
          </w:rPr>
          <w:tab/>
        </w:r>
        <w:r>
          <w:rPr>
            <w:noProof/>
            <w:webHidden/>
          </w:rPr>
          <w:fldChar w:fldCharType="begin"/>
        </w:r>
        <w:r>
          <w:rPr>
            <w:noProof/>
            <w:webHidden/>
          </w:rPr>
          <w:instrText xml:space="preserve"> PAGEREF _Toc455436985 \h </w:instrText>
        </w:r>
        <w:r>
          <w:rPr>
            <w:noProof/>
            <w:webHidden/>
          </w:rPr>
        </w:r>
      </w:ins>
      <w:r>
        <w:rPr>
          <w:noProof/>
          <w:webHidden/>
        </w:rPr>
        <w:fldChar w:fldCharType="separate"/>
      </w:r>
      <w:ins w:id="56" w:author="Katou Hideaki" w:date="2016-07-04T23:07:00Z">
        <w:r>
          <w:rPr>
            <w:noProof/>
            <w:webHidden/>
          </w:rPr>
          <w:t>10</w:t>
        </w:r>
        <w:r>
          <w:rPr>
            <w:noProof/>
            <w:webHidden/>
          </w:rPr>
          <w:fldChar w:fldCharType="end"/>
        </w:r>
        <w:r w:rsidRPr="009C4FAF">
          <w:rPr>
            <w:rStyle w:val="Hyperlink"/>
            <w:noProof/>
          </w:rPr>
          <w:fldChar w:fldCharType="end"/>
        </w:r>
      </w:ins>
    </w:p>
    <w:p w14:paraId="35621974" w14:textId="77777777" w:rsidR="00C7023C" w:rsidRDefault="00C7023C">
      <w:pPr>
        <w:pStyle w:val="TOC3"/>
        <w:tabs>
          <w:tab w:val="left" w:pos="1892"/>
          <w:tab w:val="right" w:leader="dot" w:pos="8777"/>
        </w:tabs>
        <w:rPr>
          <w:ins w:id="57" w:author="Katou Hideaki" w:date="2016-07-04T23:07:00Z"/>
          <w:rFonts w:asciiTheme="minorHAnsi" w:eastAsiaTheme="minorEastAsia" w:hAnsiTheme="minorHAnsi"/>
          <w:noProof/>
          <w:sz w:val="22"/>
          <w:lang w:val="en-US" w:eastAsia="ja-JP"/>
        </w:rPr>
      </w:pPr>
      <w:ins w:id="58"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"_Toc455436986"</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2.5.1.</w:t>
        </w:r>
        <w:r>
          <w:rPr>
            <w:rFonts w:asciiTheme="minorHAnsi" w:eastAsiaTheme="minorEastAsia" w:hAnsiTheme="minorHAnsi"/>
            <w:noProof/>
            <w:sz w:val="22"/>
            <w:lang w:val="en-US" w:eastAsia="ja-JP"/>
          </w:rPr>
          <w:tab/>
        </w:r>
        <w:r w:rsidRPr="009C4FAF">
          <w:rPr>
            <w:rStyle w:val="Hyperlink"/>
            <w:noProof/>
          </w:rPr>
          <w:t>One-versus-all</w:t>
        </w:r>
        <w:r>
          <w:rPr>
            <w:noProof/>
            <w:webHidden/>
          </w:rPr>
          <w:tab/>
        </w:r>
        <w:r>
          <w:rPr>
            <w:noProof/>
            <w:webHidden/>
          </w:rPr>
          <w:fldChar w:fldCharType="begin"/>
        </w:r>
        <w:r>
          <w:rPr>
            <w:noProof/>
            <w:webHidden/>
          </w:rPr>
          <w:instrText xml:space="preserve"> PAGEREF _Toc455436986 \h </w:instrText>
        </w:r>
        <w:r>
          <w:rPr>
            <w:noProof/>
            <w:webHidden/>
          </w:rPr>
        </w:r>
      </w:ins>
      <w:r>
        <w:rPr>
          <w:noProof/>
          <w:webHidden/>
        </w:rPr>
        <w:fldChar w:fldCharType="separate"/>
      </w:r>
      <w:ins w:id="59" w:author="Katou Hideaki" w:date="2016-07-04T23:07:00Z">
        <w:r>
          <w:rPr>
            <w:noProof/>
            <w:webHidden/>
          </w:rPr>
          <w:t>10</w:t>
        </w:r>
        <w:r>
          <w:rPr>
            <w:noProof/>
            <w:webHidden/>
          </w:rPr>
          <w:fldChar w:fldCharType="end"/>
        </w:r>
        <w:r w:rsidRPr="009C4FAF">
          <w:rPr>
            <w:rStyle w:val="Hyperlink"/>
            <w:noProof/>
          </w:rPr>
          <w:fldChar w:fldCharType="end"/>
        </w:r>
      </w:ins>
    </w:p>
    <w:p w14:paraId="0F773BB4" w14:textId="77777777" w:rsidR="00C7023C" w:rsidRDefault="00C7023C">
      <w:pPr>
        <w:pStyle w:val="TOC3"/>
        <w:tabs>
          <w:tab w:val="left" w:pos="1892"/>
          <w:tab w:val="right" w:leader="dot" w:pos="8777"/>
        </w:tabs>
        <w:rPr>
          <w:ins w:id="60" w:author="Katou Hideaki" w:date="2016-07-04T23:07:00Z"/>
          <w:rFonts w:asciiTheme="minorHAnsi" w:eastAsiaTheme="minorEastAsia" w:hAnsiTheme="minorHAnsi"/>
          <w:noProof/>
          <w:sz w:val="22"/>
          <w:lang w:val="en-US" w:eastAsia="ja-JP"/>
        </w:rPr>
      </w:pPr>
      <w:ins w:id="61"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"_Toc455436987"</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2.5.2.</w:t>
        </w:r>
        <w:r>
          <w:rPr>
            <w:rFonts w:asciiTheme="minorHAnsi" w:eastAsiaTheme="minorEastAsia" w:hAnsiTheme="minorHAnsi"/>
            <w:noProof/>
            <w:sz w:val="22"/>
            <w:lang w:val="en-US" w:eastAsia="ja-JP"/>
          </w:rPr>
          <w:tab/>
        </w:r>
        <w:r w:rsidRPr="009C4FAF">
          <w:rPr>
            <w:rStyle w:val="Hyperlink"/>
            <w:noProof/>
          </w:rPr>
          <w:t>One-versus-one</w:t>
        </w:r>
        <w:r>
          <w:rPr>
            <w:noProof/>
            <w:webHidden/>
          </w:rPr>
          <w:tab/>
        </w:r>
        <w:r>
          <w:rPr>
            <w:noProof/>
            <w:webHidden/>
          </w:rPr>
          <w:fldChar w:fldCharType="begin"/>
        </w:r>
        <w:r>
          <w:rPr>
            <w:noProof/>
            <w:webHidden/>
          </w:rPr>
          <w:instrText xml:space="preserve"> PAGEREF _Toc455436987 \h </w:instrText>
        </w:r>
        <w:r>
          <w:rPr>
            <w:noProof/>
            <w:webHidden/>
          </w:rPr>
        </w:r>
      </w:ins>
      <w:r>
        <w:rPr>
          <w:noProof/>
          <w:webHidden/>
        </w:rPr>
        <w:fldChar w:fldCharType="separate"/>
      </w:r>
      <w:ins w:id="62" w:author="Katou Hideaki" w:date="2016-07-04T23:07:00Z">
        <w:r>
          <w:rPr>
            <w:noProof/>
            <w:webHidden/>
          </w:rPr>
          <w:t>10</w:t>
        </w:r>
        <w:r>
          <w:rPr>
            <w:noProof/>
            <w:webHidden/>
          </w:rPr>
          <w:fldChar w:fldCharType="end"/>
        </w:r>
        <w:r w:rsidRPr="009C4FAF">
          <w:rPr>
            <w:rStyle w:val="Hyperlink"/>
            <w:noProof/>
          </w:rPr>
          <w:fldChar w:fldCharType="end"/>
        </w:r>
      </w:ins>
    </w:p>
    <w:p w14:paraId="6C3A2395" w14:textId="77777777" w:rsidR="00C7023C" w:rsidRDefault="00C7023C">
      <w:pPr>
        <w:pStyle w:val="TOC2"/>
        <w:tabs>
          <w:tab w:val="left" w:pos="1540"/>
          <w:tab w:val="right" w:leader="dot" w:pos="8777"/>
        </w:tabs>
        <w:rPr>
          <w:ins w:id="63" w:author="Katou Hideaki" w:date="2016-07-04T23:07:00Z"/>
          <w:rFonts w:asciiTheme="minorHAnsi" w:eastAsiaTheme="minorEastAsia" w:hAnsiTheme="minorHAnsi"/>
          <w:noProof/>
          <w:sz w:val="22"/>
          <w:lang w:val="en-US" w:eastAsia="ja-JP"/>
        </w:rPr>
      </w:pPr>
      <w:ins w:id="64"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"_Toc455436988"</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2.6.</w:t>
        </w:r>
        <w:r>
          <w:rPr>
            <w:rFonts w:asciiTheme="minorHAnsi" w:eastAsiaTheme="minorEastAsia" w:hAnsiTheme="minorHAnsi"/>
            <w:noProof/>
            <w:sz w:val="22"/>
            <w:lang w:val="en-US" w:eastAsia="ja-JP"/>
          </w:rPr>
          <w:tab/>
        </w:r>
        <w:r w:rsidRPr="009C4FAF">
          <w:rPr>
            <w:rStyle w:val="Hyperlink"/>
            <w:noProof/>
          </w:rPr>
          <w:t>Cải tiến model</w:t>
        </w:r>
        <w:r>
          <w:rPr>
            <w:noProof/>
            <w:webHidden/>
          </w:rPr>
          <w:tab/>
        </w:r>
        <w:r>
          <w:rPr>
            <w:noProof/>
            <w:webHidden/>
          </w:rPr>
          <w:fldChar w:fldCharType="begin"/>
        </w:r>
        <w:r>
          <w:rPr>
            <w:noProof/>
            <w:webHidden/>
          </w:rPr>
          <w:instrText xml:space="preserve"> PAGEREF _Toc455436988 \h </w:instrText>
        </w:r>
        <w:r>
          <w:rPr>
            <w:noProof/>
            <w:webHidden/>
          </w:rPr>
        </w:r>
      </w:ins>
      <w:r>
        <w:rPr>
          <w:noProof/>
          <w:webHidden/>
        </w:rPr>
        <w:fldChar w:fldCharType="separate"/>
      </w:r>
      <w:ins w:id="65" w:author="Katou Hideaki" w:date="2016-07-04T23:07:00Z">
        <w:r>
          <w:rPr>
            <w:noProof/>
            <w:webHidden/>
          </w:rPr>
          <w:t>11</w:t>
        </w:r>
        <w:r>
          <w:rPr>
            <w:noProof/>
            <w:webHidden/>
          </w:rPr>
          <w:fldChar w:fldCharType="end"/>
        </w:r>
        <w:r w:rsidRPr="009C4FAF">
          <w:rPr>
            <w:rStyle w:val="Hyperlink"/>
            <w:noProof/>
          </w:rPr>
          <w:fldChar w:fldCharType="end"/>
        </w:r>
      </w:ins>
    </w:p>
    <w:p w14:paraId="0D73F801" w14:textId="77777777" w:rsidR="00C7023C" w:rsidRDefault="00C7023C">
      <w:pPr>
        <w:pStyle w:val="TOC1"/>
        <w:rPr>
          <w:ins w:id="66" w:author="Katou Hideaki" w:date="2016-07-04T23:07:00Z"/>
          <w:rFonts w:asciiTheme="minorHAnsi" w:eastAsiaTheme="minorEastAsia" w:hAnsiTheme="minorHAnsi"/>
          <w:noProof/>
          <w:sz w:val="22"/>
          <w:lang w:val="en-US" w:eastAsia="ja-JP"/>
        </w:rPr>
      </w:pPr>
      <w:ins w:id="67"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"_Toc455436989"</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Ch</w:t>
        </w:r>
        <w:r w:rsidRPr="009C4FAF">
          <w:rPr>
            <w:rStyle w:val="Hyperlink"/>
            <w:rFonts w:hint="cs"/>
            <w:noProof/>
          </w:rPr>
          <w:t>ươ</w:t>
        </w:r>
        <w:r w:rsidRPr="009C4FAF">
          <w:rPr>
            <w:rStyle w:val="Hyperlink"/>
            <w:noProof/>
          </w:rPr>
          <w:t>ng 3.</w:t>
        </w:r>
        <w:r>
          <w:rPr>
            <w:rFonts w:asciiTheme="minorHAnsi" w:eastAsiaTheme="minorEastAsia" w:hAnsiTheme="minorHAnsi"/>
            <w:noProof/>
            <w:sz w:val="22"/>
            <w:lang w:val="en-US" w:eastAsia="ja-JP"/>
          </w:rPr>
          <w:tab/>
        </w:r>
        <w:r w:rsidRPr="009C4FAF">
          <w:rPr>
            <w:rStyle w:val="Hyperlink"/>
            <w:noProof/>
          </w:rPr>
          <w:t>Ph</w:t>
        </w:r>
        <w:r w:rsidRPr="009C4FAF">
          <w:rPr>
            <w:rStyle w:val="Hyperlink"/>
            <w:rFonts w:hint="cs"/>
            <w:noProof/>
          </w:rPr>
          <w:t>ươ</w:t>
        </w:r>
        <w:r w:rsidRPr="009C4FAF">
          <w:rPr>
            <w:rStyle w:val="Hyperlink"/>
            <w:noProof/>
          </w:rPr>
          <w:t>ng ph</w:t>
        </w:r>
        <w:r w:rsidRPr="009C4FAF">
          <w:rPr>
            <w:rStyle w:val="Hyperlink"/>
            <w:noProof/>
          </w:rPr>
          <w:t>á</w:t>
        </w:r>
        <w:r w:rsidRPr="009C4FAF">
          <w:rPr>
            <w:rStyle w:val="Hyperlink"/>
            <w:noProof/>
          </w:rPr>
          <w:t>p tiếp cận</w:t>
        </w:r>
        <w:r>
          <w:rPr>
            <w:noProof/>
            <w:webHidden/>
          </w:rPr>
          <w:tab/>
        </w:r>
        <w:r>
          <w:rPr>
            <w:noProof/>
            <w:webHidden/>
          </w:rPr>
          <w:fldChar w:fldCharType="begin"/>
        </w:r>
        <w:r>
          <w:rPr>
            <w:noProof/>
            <w:webHidden/>
          </w:rPr>
          <w:instrText xml:space="preserve"> PAGEREF _Toc455436989 \h </w:instrText>
        </w:r>
        <w:r>
          <w:rPr>
            <w:noProof/>
            <w:webHidden/>
          </w:rPr>
        </w:r>
      </w:ins>
      <w:r>
        <w:rPr>
          <w:noProof/>
          <w:webHidden/>
        </w:rPr>
        <w:fldChar w:fldCharType="separate"/>
      </w:r>
      <w:ins w:id="68" w:author="Katou Hideaki" w:date="2016-07-04T23:07:00Z">
        <w:r>
          <w:rPr>
            <w:noProof/>
            <w:webHidden/>
          </w:rPr>
          <w:t>12</w:t>
        </w:r>
        <w:r>
          <w:rPr>
            <w:noProof/>
            <w:webHidden/>
          </w:rPr>
          <w:fldChar w:fldCharType="end"/>
        </w:r>
        <w:r w:rsidRPr="009C4FAF">
          <w:rPr>
            <w:rStyle w:val="Hyperlink"/>
            <w:noProof/>
          </w:rPr>
          <w:fldChar w:fldCharType="end"/>
        </w:r>
      </w:ins>
    </w:p>
    <w:p w14:paraId="34FDEEFE" w14:textId="77777777" w:rsidR="00C7023C" w:rsidRDefault="00C7023C">
      <w:pPr>
        <w:pStyle w:val="TOC2"/>
        <w:tabs>
          <w:tab w:val="left" w:pos="1540"/>
          <w:tab w:val="right" w:leader="dot" w:pos="8777"/>
        </w:tabs>
        <w:rPr>
          <w:ins w:id="69" w:author="Katou Hideaki" w:date="2016-07-04T23:07:00Z"/>
          <w:rFonts w:asciiTheme="minorHAnsi" w:eastAsiaTheme="minorEastAsia" w:hAnsiTheme="minorHAnsi"/>
          <w:noProof/>
          <w:sz w:val="22"/>
          <w:lang w:val="en-US" w:eastAsia="ja-JP"/>
        </w:rPr>
      </w:pPr>
      <w:ins w:id="70" w:author="Katou Hideaki" w:date="2016-07-04T23:07:00Z">
        <w:r w:rsidRPr="009C4FAF">
          <w:rPr>
            <w:rStyle w:val="Hyperlink"/>
            <w:noProof/>
          </w:rPr>
          <w:lastRenderedPageBreak/>
          <w:fldChar w:fldCharType="begin"/>
        </w:r>
        <w:r w:rsidRPr="009C4FAF">
          <w:rPr>
            <w:rStyle w:val="Hyperlink"/>
            <w:noProof/>
          </w:rPr>
          <w:instrText xml:space="preserve"> </w:instrText>
        </w:r>
        <w:r>
          <w:rPr>
            <w:noProof/>
          </w:rPr>
          <w:instrText>HYPERLINK \l "_Toc455436990"</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3.1.</w:t>
        </w:r>
        <w:r>
          <w:rPr>
            <w:rFonts w:asciiTheme="minorHAnsi" w:eastAsiaTheme="minorEastAsia" w:hAnsiTheme="minorHAnsi"/>
            <w:noProof/>
            <w:sz w:val="22"/>
            <w:lang w:val="en-US" w:eastAsia="ja-JP"/>
          </w:rPr>
          <w:tab/>
        </w:r>
        <w:r w:rsidRPr="009C4FAF">
          <w:rPr>
            <w:rStyle w:val="Hyperlink"/>
            <w:noProof/>
          </w:rPr>
          <w:t>Giới thiệu về ứng dụng</w:t>
        </w:r>
        <w:r>
          <w:rPr>
            <w:noProof/>
            <w:webHidden/>
          </w:rPr>
          <w:tab/>
        </w:r>
        <w:r>
          <w:rPr>
            <w:noProof/>
            <w:webHidden/>
          </w:rPr>
          <w:fldChar w:fldCharType="begin"/>
        </w:r>
        <w:r>
          <w:rPr>
            <w:noProof/>
            <w:webHidden/>
          </w:rPr>
          <w:instrText xml:space="preserve"> PAGEREF _Toc455436990 \h </w:instrText>
        </w:r>
        <w:r>
          <w:rPr>
            <w:noProof/>
            <w:webHidden/>
          </w:rPr>
        </w:r>
      </w:ins>
      <w:r>
        <w:rPr>
          <w:noProof/>
          <w:webHidden/>
        </w:rPr>
        <w:fldChar w:fldCharType="separate"/>
      </w:r>
      <w:ins w:id="71" w:author="Katou Hideaki" w:date="2016-07-04T23:07:00Z">
        <w:r>
          <w:rPr>
            <w:noProof/>
            <w:webHidden/>
          </w:rPr>
          <w:t>12</w:t>
        </w:r>
        <w:r>
          <w:rPr>
            <w:noProof/>
            <w:webHidden/>
          </w:rPr>
          <w:fldChar w:fldCharType="end"/>
        </w:r>
        <w:r w:rsidRPr="009C4FAF">
          <w:rPr>
            <w:rStyle w:val="Hyperlink"/>
            <w:noProof/>
          </w:rPr>
          <w:fldChar w:fldCharType="end"/>
        </w:r>
      </w:ins>
    </w:p>
    <w:p w14:paraId="0CC65BB2" w14:textId="77777777" w:rsidR="00C7023C" w:rsidRDefault="00C7023C">
      <w:pPr>
        <w:pStyle w:val="TOC3"/>
        <w:tabs>
          <w:tab w:val="left" w:pos="1892"/>
          <w:tab w:val="right" w:leader="dot" w:pos="8777"/>
        </w:tabs>
        <w:rPr>
          <w:ins w:id="72" w:author="Katou Hideaki" w:date="2016-07-04T23:07:00Z"/>
          <w:rFonts w:asciiTheme="minorHAnsi" w:eastAsiaTheme="minorEastAsia" w:hAnsiTheme="minorHAnsi"/>
          <w:noProof/>
          <w:sz w:val="22"/>
          <w:lang w:val="en-US" w:eastAsia="ja-JP"/>
        </w:rPr>
      </w:pPr>
      <w:ins w:id="73"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"_Toc455436991"</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3.1.1.</w:t>
        </w:r>
        <w:r>
          <w:rPr>
            <w:rFonts w:asciiTheme="minorHAnsi" w:eastAsiaTheme="minorEastAsia" w:hAnsiTheme="minorHAnsi"/>
            <w:noProof/>
            <w:sz w:val="22"/>
            <w:lang w:val="en-US" w:eastAsia="ja-JP"/>
          </w:rPr>
          <w:tab/>
        </w:r>
        <w:r w:rsidRPr="009C4FAF">
          <w:rPr>
            <w:rStyle w:val="Hyperlink"/>
            <w:noProof/>
          </w:rPr>
          <w:t>Tính năng nhận diện cảm xúc</w:t>
        </w:r>
        <w:r>
          <w:rPr>
            <w:noProof/>
            <w:webHidden/>
          </w:rPr>
          <w:tab/>
        </w:r>
        <w:r>
          <w:rPr>
            <w:noProof/>
            <w:webHidden/>
          </w:rPr>
          <w:fldChar w:fldCharType="begin"/>
        </w:r>
        <w:r>
          <w:rPr>
            <w:noProof/>
            <w:webHidden/>
          </w:rPr>
          <w:instrText xml:space="preserve"> PAGEREF _Toc455436991 \h </w:instrText>
        </w:r>
        <w:r>
          <w:rPr>
            <w:noProof/>
            <w:webHidden/>
          </w:rPr>
        </w:r>
      </w:ins>
      <w:r>
        <w:rPr>
          <w:noProof/>
          <w:webHidden/>
        </w:rPr>
        <w:fldChar w:fldCharType="separate"/>
      </w:r>
      <w:ins w:id="74" w:author="Katou Hideaki" w:date="2016-07-04T23:07:00Z">
        <w:r>
          <w:rPr>
            <w:noProof/>
            <w:webHidden/>
          </w:rPr>
          <w:t>12</w:t>
        </w:r>
        <w:r>
          <w:rPr>
            <w:noProof/>
            <w:webHidden/>
          </w:rPr>
          <w:fldChar w:fldCharType="end"/>
        </w:r>
        <w:r w:rsidRPr="009C4FAF">
          <w:rPr>
            <w:rStyle w:val="Hyperlink"/>
            <w:noProof/>
          </w:rPr>
          <w:fldChar w:fldCharType="end"/>
        </w:r>
      </w:ins>
    </w:p>
    <w:p w14:paraId="30B871D7" w14:textId="77777777" w:rsidR="00C7023C" w:rsidRDefault="00C7023C">
      <w:pPr>
        <w:pStyle w:val="TOC3"/>
        <w:tabs>
          <w:tab w:val="left" w:pos="1892"/>
          <w:tab w:val="right" w:leader="dot" w:pos="8777"/>
        </w:tabs>
        <w:rPr>
          <w:ins w:id="75" w:author="Katou Hideaki" w:date="2016-07-04T23:07:00Z"/>
          <w:rFonts w:asciiTheme="minorHAnsi" w:eastAsiaTheme="minorEastAsia" w:hAnsiTheme="minorHAnsi"/>
          <w:noProof/>
          <w:sz w:val="22"/>
          <w:lang w:val="en-US" w:eastAsia="ja-JP"/>
        </w:rPr>
      </w:pPr>
      <w:ins w:id="76"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"_Toc455436992"</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3.1.2.</w:t>
        </w:r>
        <w:r>
          <w:rPr>
            <w:rFonts w:asciiTheme="minorHAnsi" w:eastAsiaTheme="minorEastAsia" w:hAnsiTheme="minorHAnsi"/>
            <w:noProof/>
            <w:sz w:val="22"/>
            <w:lang w:val="en-US" w:eastAsia="ja-JP"/>
          </w:rPr>
          <w:tab/>
        </w:r>
        <w:r w:rsidRPr="009C4FAF">
          <w:rPr>
            <w:rStyle w:val="Hyperlink"/>
            <w:noProof/>
          </w:rPr>
          <w:t>Tính năng ghi hình</w:t>
        </w:r>
        <w:r>
          <w:rPr>
            <w:noProof/>
            <w:webHidden/>
          </w:rPr>
          <w:tab/>
        </w:r>
        <w:r>
          <w:rPr>
            <w:noProof/>
            <w:webHidden/>
          </w:rPr>
          <w:fldChar w:fldCharType="begin"/>
        </w:r>
        <w:r>
          <w:rPr>
            <w:noProof/>
            <w:webHidden/>
          </w:rPr>
          <w:instrText xml:space="preserve"> PAGEREF _Toc455436992 \h </w:instrText>
        </w:r>
        <w:r>
          <w:rPr>
            <w:noProof/>
            <w:webHidden/>
          </w:rPr>
        </w:r>
      </w:ins>
      <w:r>
        <w:rPr>
          <w:noProof/>
          <w:webHidden/>
        </w:rPr>
        <w:fldChar w:fldCharType="separate"/>
      </w:r>
      <w:ins w:id="77" w:author="Katou Hideaki" w:date="2016-07-04T23:07:00Z">
        <w:r>
          <w:rPr>
            <w:noProof/>
            <w:webHidden/>
          </w:rPr>
          <w:t>12</w:t>
        </w:r>
        <w:r>
          <w:rPr>
            <w:noProof/>
            <w:webHidden/>
          </w:rPr>
          <w:fldChar w:fldCharType="end"/>
        </w:r>
        <w:r w:rsidRPr="009C4FAF">
          <w:rPr>
            <w:rStyle w:val="Hyperlink"/>
            <w:noProof/>
          </w:rPr>
          <w:fldChar w:fldCharType="end"/>
        </w:r>
      </w:ins>
    </w:p>
    <w:p w14:paraId="2EF40518" w14:textId="77777777" w:rsidR="00C7023C" w:rsidRDefault="00C7023C">
      <w:pPr>
        <w:pStyle w:val="TOC2"/>
        <w:tabs>
          <w:tab w:val="left" w:pos="1540"/>
          <w:tab w:val="right" w:leader="dot" w:pos="8777"/>
        </w:tabs>
        <w:rPr>
          <w:ins w:id="78" w:author="Katou Hideaki" w:date="2016-07-04T23:07:00Z"/>
          <w:rFonts w:asciiTheme="minorHAnsi" w:eastAsiaTheme="minorEastAsia" w:hAnsiTheme="minorHAnsi"/>
          <w:noProof/>
          <w:sz w:val="22"/>
          <w:lang w:val="en-US" w:eastAsia="ja-JP"/>
        </w:rPr>
      </w:pPr>
      <w:ins w:id="79"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"_Toc455436993"</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3.2.</w:t>
        </w:r>
        <w:r>
          <w:rPr>
            <w:rFonts w:asciiTheme="minorHAnsi" w:eastAsiaTheme="minorEastAsia" w:hAnsiTheme="minorHAnsi"/>
            <w:noProof/>
            <w:sz w:val="22"/>
            <w:lang w:val="en-US" w:eastAsia="ja-JP"/>
          </w:rPr>
          <w:tab/>
        </w:r>
        <w:r w:rsidRPr="009C4FAF">
          <w:rPr>
            <w:rStyle w:val="Hyperlink"/>
            <w:noProof/>
          </w:rPr>
          <w:t>H</w:t>
        </w:r>
        <w:r w:rsidRPr="009C4FAF">
          <w:rPr>
            <w:rStyle w:val="Hyperlink"/>
            <w:rFonts w:hint="cs"/>
            <w:noProof/>
          </w:rPr>
          <w:t>ư</w:t>
        </w:r>
        <w:r w:rsidRPr="009C4FAF">
          <w:rPr>
            <w:rStyle w:val="Hyperlink"/>
            <w:noProof/>
          </w:rPr>
          <w:t>ớng dẫn sử dụng</w:t>
        </w:r>
        <w:r>
          <w:rPr>
            <w:noProof/>
            <w:webHidden/>
          </w:rPr>
          <w:tab/>
        </w:r>
        <w:r>
          <w:rPr>
            <w:noProof/>
            <w:webHidden/>
          </w:rPr>
          <w:fldChar w:fldCharType="begin"/>
        </w:r>
        <w:r>
          <w:rPr>
            <w:noProof/>
            <w:webHidden/>
          </w:rPr>
          <w:instrText xml:space="preserve"> PAGEREF _Toc455436993 \h </w:instrText>
        </w:r>
        <w:r>
          <w:rPr>
            <w:noProof/>
            <w:webHidden/>
          </w:rPr>
        </w:r>
      </w:ins>
      <w:r>
        <w:rPr>
          <w:noProof/>
          <w:webHidden/>
        </w:rPr>
        <w:fldChar w:fldCharType="separate"/>
      </w:r>
      <w:ins w:id="80" w:author="Katou Hideaki" w:date="2016-07-04T23:07:00Z">
        <w:r>
          <w:rPr>
            <w:noProof/>
            <w:webHidden/>
          </w:rPr>
          <w:t>12</w:t>
        </w:r>
        <w:r>
          <w:rPr>
            <w:noProof/>
            <w:webHidden/>
          </w:rPr>
          <w:fldChar w:fldCharType="end"/>
        </w:r>
        <w:r w:rsidRPr="009C4FAF">
          <w:rPr>
            <w:rStyle w:val="Hyperlink"/>
            <w:noProof/>
          </w:rPr>
          <w:fldChar w:fldCharType="end"/>
        </w:r>
      </w:ins>
    </w:p>
    <w:p w14:paraId="62744834" w14:textId="77777777" w:rsidR="00C7023C" w:rsidRDefault="00C7023C">
      <w:pPr>
        <w:pStyle w:val="TOC2"/>
        <w:tabs>
          <w:tab w:val="left" w:pos="1540"/>
          <w:tab w:val="right" w:leader="dot" w:pos="8777"/>
        </w:tabs>
        <w:rPr>
          <w:ins w:id="81" w:author="Katou Hideaki" w:date="2016-07-04T23:07:00Z"/>
          <w:rFonts w:asciiTheme="minorHAnsi" w:eastAsiaTheme="minorEastAsia" w:hAnsiTheme="minorHAnsi"/>
          <w:noProof/>
          <w:sz w:val="22"/>
          <w:lang w:val="en-US" w:eastAsia="ja-JP"/>
        </w:rPr>
      </w:pPr>
      <w:ins w:id="82"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"_Toc455436994"</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3.3.</w:t>
        </w:r>
        <w:r>
          <w:rPr>
            <w:rFonts w:asciiTheme="minorHAnsi" w:eastAsiaTheme="minorEastAsia" w:hAnsiTheme="minorHAnsi"/>
            <w:noProof/>
            <w:sz w:val="22"/>
            <w:lang w:val="en-US" w:eastAsia="ja-JP"/>
          </w:rPr>
          <w:tab/>
        </w:r>
        <w:r w:rsidRPr="009C4FAF">
          <w:rPr>
            <w:rStyle w:val="Hyperlink"/>
            <w:noProof/>
          </w:rPr>
          <w:t>Công cụ hỗ trợ</w:t>
        </w:r>
        <w:r>
          <w:rPr>
            <w:noProof/>
            <w:webHidden/>
          </w:rPr>
          <w:tab/>
        </w:r>
        <w:r>
          <w:rPr>
            <w:noProof/>
            <w:webHidden/>
          </w:rPr>
          <w:fldChar w:fldCharType="begin"/>
        </w:r>
        <w:r>
          <w:rPr>
            <w:noProof/>
            <w:webHidden/>
          </w:rPr>
          <w:instrText xml:space="preserve"> PAGEREF _Toc455436994 \h </w:instrText>
        </w:r>
        <w:r>
          <w:rPr>
            <w:noProof/>
            <w:webHidden/>
          </w:rPr>
        </w:r>
      </w:ins>
      <w:r>
        <w:rPr>
          <w:noProof/>
          <w:webHidden/>
        </w:rPr>
        <w:fldChar w:fldCharType="separate"/>
      </w:r>
      <w:ins w:id="83" w:author="Katou Hideaki" w:date="2016-07-04T23:07:00Z">
        <w:r>
          <w:rPr>
            <w:noProof/>
            <w:webHidden/>
          </w:rPr>
          <w:t>13</w:t>
        </w:r>
        <w:r>
          <w:rPr>
            <w:noProof/>
            <w:webHidden/>
          </w:rPr>
          <w:fldChar w:fldCharType="end"/>
        </w:r>
        <w:r w:rsidRPr="009C4FAF">
          <w:rPr>
            <w:rStyle w:val="Hyperlink"/>
            <w:noProof/>
          </w:rPr>
          <w:fldChar w:fldCharType="end"/>
        </w:r>
      </w:ins>
    </w:p>
    <w:p w14:paraId="2202CE9B" w14:textId="77777777" w:rsidR="00C7023C" w:rsidRDefault="00C7023C">
      <w:pPr>
        <w:pStyle w:val="TOC3"/>
        <w:tabs>
          <w:tab w:val="left" w:pos="1892"/>
          <w:tab w:val="right" w:leader="dot" w:pos="8777"/>
        </w:tabs>
        <w:rPr>
          <w:ins w:id="84" w:author="Katou Hideaki" w:date="2016-07-04T23:07:00Z"/>
          <w:rFonts w:asciiTheme="minorHAnsi" w:eastAsiaTheme="minorEastAsia" w:hAnsiTheme="minorHAnsi"/>
          <w:noProof/>
          <w:sz w:val="22"/>
          <w:lang w:val="en-US" w:eastAsia="ja-JP"/>
        </w:rPr>
      </w:pPr>
      <w:ins w:id="85"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"_Toc455436995"</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3.3.1.</w:t>
        </w:r>
        <w:r>
          <w:rPr>
            <w:rFonts w:asciiTheme="minorHAnsi" w:eastAsiaTheme="minorEastAsia" w:hAnsiTheme="minorHAnsi"/>
            <w:noProof/>
            <w:sz w:val="22"/>
            <w:lang w:val="en-US" w:eastAsia="ja-JP"/>
          </w:rPr>
          <w:tab/>
        </w:r>
        <w:r w:rsidRPr="009C4FAF">
          <w:rPr>
            <w:rStyle w:val="Hyperlink"/>
            <w:noProof/>
          </w:rPr>
          <w:t>Th</w:t>
        </w:r>
        <w:r w:rsidRPr="009C4FAF">
          <w:rPr>
            <w:rStyle w:val="Hyperlink"/>
            <w:rFonts w:hint="cs"/>
            <w:noProof/>
          </w:rPr>
          <w:t>ư</w:t>
        </w:r>
        <w:r w:rsidRPr="009C4FAF">
          <w:rPr>
            <w:rStyle w:val="Hyperlink"/>
            <w:noProof/>
          </w:rPr>
          <w:t xml:space="preserve"> viện dlib</w:t>
        </w:r>
        <w:r>
          <w:rPr>
            <w:noProof/>
            <w:webHidden/>
          </w:rPr>
          <w:tab/>
        </w:r>
        <w:r>
          <w:rPr>
            <w:noProof/>
            <w:webHidden/>
          </w:rPr>
          <w:fldChar w:fldCharType="begin"/>
        </w:r>
        <w:r>
          <w:rPr>
            <w:noProof/>
            <w:webHidden/>
          </w:rPr>
          <w:instrText xml:space="preserve"> PAGEREF _Toc455436995 \h </w:instrText>
        </w:r>
        <w:r>
          <w:rPr>
            <w:noProof/>
            <w:webHidden/>
          </w:rPr>
        </w:r>
      </w:ins>
      <w:r>
        <w:rPr>
          <w:noProof/>
          <w:webHidden/>
        </w:rPr>
        <w:fldChar w:fldCharType="separate"/>
      </w:r>
      <w:ins w:id="86" w:author="Katou Hideaki" w:date="2016-07-04T23:07:00Z">
        <w:r>
          <w:rPr>
            <w:noProof/>
            <w:webHidden/>
          </w:rPr>
          <w:t>13</w:t>
        </w:r>
        <w:r>
          <w:rPr>
            <w:noProof/>
            <w:webHidden/>
          </w:rPr>
          <w:fldChar w:fldCharType="end"/>
        </w:r>
        <w:r w:rsidRPr="009C4FAF">
          <w:rPr>
            <w:rStyle w:val="Hyperlink"/>
            <w:noProof/>
          </w:rPr>
          <w:fldChar w:fldCharType="end"/>
        </w:r>
      </w:ins>
    </w:p>
    <w:p w14:paraId="60BCD05F" w14:textId="77777777" w:rsidR="00C7023C" w:rsidRDefault="00C7023C">
      <w:pPr>
        <w:pStyle w:val="TOC3"/>
        <w:tabs>
          <w:tab w:val="left" w:pos="1892"/>
          <w:tab w:val="right" w:leader="dot" w:pos="8777"/>
        </w:tabs>
        <w:rPr>
          <w:ins w:id="87" w:author="Katou Hideaki" w:date="2016-07-04T23:07:00Z"/>
          <w:rFonts w:asciiTheme="minorHAnsi" w:eastAsiaTheme="minorEastAsia" w:hAnsiTheme="minorHAnsi"/>
          <w:noProof/>
          <w:sz w:val="22"/>
          <w:lang w:val="en-US" w:eastAsia="ja-JP"/>
        </w:rPr>
      </w:pPr>
      <w:ins w:id="88"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"_Toc455436996"</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3.3.2.</w:t>
        </w:r>
        <w:r>
          <w:rPr>
            <w:rFonts w:asciiTheme="minorHAnsi" w:eastAsiaTheme="minorEastAsia" w:hAnsiTheme="minorHAnsi"/>
            <w:noProof/>
            <w:sz w:val="22"/>
            <w:lang w:val="en-US" w:eastAsia="ja-JP"/>
          </w:rPr>
          <w:tab/>
        </w:r>
        <w:r w:rsidRPr="009C4FAF">
          <w:rPr>
            <w:rStyle w:val="Hyperlink"/>
            <w:noProof/>
          </w:rPr>
          <w:t>Th</w:t>
        </w:r>
        <w:r w:rsidRPr="009C4FAF">
          <w:rPr>
            <w:rStyle w:val="Hyperlink"/>
            <w:rFonts w:hint="cs"/>
            <w:noProof/>
          </w:rPr>
          <w:t>ư</w:t>
        </w:r>
        <w:r w:rsidRPr="009C4FAF">
          <w:rPr>
            <w:rStyle w:val="Hyperlink"/>
            <w:noProof/>
          </w:rPr>
          <w:t xml:space="preserve"> viện libSVM</w:t>
        </w:r>
        <w:r>
          <w:rPr>
            <w:noProof/>
            <w:webHidden/>
          </w:rPr>
          <w:tab/>
        </w:r>
        <w:r>
          <w:rPr>
            <w:noProof/>
            <w:webHidden/>
          </w:rPr>
          <w:fldChar w:fldCharType="begin"/>
        </w:r>
        <w:r>
          <w:rPr>
            <w:noProof/>
            <w:webHidden/>
          </w:rPr>
          <w:instrText xml:space="preserve"> PAGEREF _Toc455436996 \h </w:instrText>
        </w:r>
        <w:r>
          <w:rPr>
            <w:noProof/>
            <w:webHidden/>
          </w:rPr>
        </w:r>
      </w:ins>
      <w:r>
        <w:rPr>
          <w:noProof/>
          <w:webHidden/>
        </w:rPr>
        <w:fldChar w:fldCharType="separate"/>
      </w:r>
      <w:ins w:id="89" w:author="Katou Hideaki" w:date="2016-07-04T23:07:00Z">
        <w:r>
          <w:rPr>
            <w:noProof/>
            <w:webHidden/>
          </w:rPr>
          <w:t>14</w:t>
        </w:r>
        <w:r>
          <w:rPr>
            <w:noProof/>
            <w:webHidden/>
          </w:rPr>
          <w:fldChar w:fldCharType="end"/>
        </w:r>
        <w:r w:rsidRPr="009C4FAF">
          <w:rPr>
            <w:rStyle w:val="Hyperlink"/>
            <w:noProof/>
          </w:rPr>
          <w:fldChar w:fldCharType="end"/>
        </w:r>
      </w:ins>
    </w:p>
    <w:p w14:paraId="4692B1F7" w14:textId="77777777" w:rsidR="00C7023C" w:rsidRDefault="00C7023C">
      <w:pPr>
        <w:pStyle w:val="TOC2"/>
        <w:tabs>
          <w:tab w:val="left" w:pos="1540"/>
          <w:tab w:val="right" w:leader="dot" w:pos="8777"/>
        </w:tabs>
        <w:rPr>
          <w:ins w:id="90" w:author="Katou Hideaki" w:date="2016-07-04T23:07:00Z"/>
          <w:rFonts w:asciiTheme="minorHAnsi" w:eastAsiaTheme="minorEastAsia" w:hAnsiTheme="minorHAnsi"/>
          <w:noProof/>
          <w:sz w:val="22"/>
          <w:lang w:val="en-US" w:eastAsia="ja-JP"/>
        </w:rPr>
      </w:pPr>
      <w:ins w:id="91"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"_Toc455436997"</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3.4.</w:t>
        </w:r>
        <w:r>
          <w:rPr>
            <w:rFonts w:asciiTheme="minorHAnsi" w:eastAsiaTheme="minorEastAsia" w:hAnsiTheme="minorHAnsi"/>
            <w:noProof/>
            <w:sz w:val="22"/>
            <w:lang w:val="en-US" w:eastAsia="ja-JP"/>
          </w:rPr>
          <w:tab/>
        </w:r>
        <w:r w:rsidRPr="009C4FAF">
          <w:rPr>
            <w:rStyle w:val="Hyperlink"/>
            <w:noProof/>
            <w:lang w:val="en-US"/>
          </w:rPr>
          <w:t>Thu thập dữ liệu</w:t>
        </w:r>
        <w:r>
          <w:rPr>
            <w:noProof/>
            <w:webHidden/>
          </w:rPr>
          <w:tab/>
        </w:r>
        <w:r>
          <w:rPr>
            <w:noProof/>
            <w:webHidden/>
          </w:rPr>
          <w:fldChar w:fldCharType="begin"/>
        </w:r>
        <w:r>
          <w:rPr>
            <w:noProof/>
            <w:webHidden/>
          </w:rPr>
          <w:instrText xml:space="preserve"> PAGEREF _Toc455436997 \h </w:instrText>
        </w:r>
        <w:r>
          <w:rPr>
            <w:noProof/>
            <w:webHidden/>
          </w:rPr>
        </w:r>
      </w:ins>
      <w:r>
        <w:rPr>
          <w:noProof/>
          <w:webHidden/>
        </w:rPr>
        <w:fldChar w:fldCharType="separate"/>
      </w:r>
      <w:ins w:id="92" w:author="Katou Hideaki" w:date="2016-07-04T23:07:00Z">
        <w:r>
          <w:rPr>
            <w:noProof/>
            <w:webHidden/>
          </w:rPr>
          <w:t>14</w:t>
        </w:r>
        <w:r>
          <w:rPr>
            <w:noProof/>
            <w:webHidden/>
          </w:rPr>
          <w:fldChar w:fldCharType="end"/>
        </w:r>
        <w:r w:rsidRPr="009C4FAF">
          <w:rPr>
            <w:rStyle w:val="Hyperlink"/>
            <w:noProof/>
          </w:rPr>
          <w:fldChar w:fldCharType="end"/>
        </w:r>
      </w:ins>
    </w:p>
    <w:p w14:paraId="04C22853" w14:textId="77777777" w:rsidR="00C7023C" w:rsidRDefault="00C7023C">
      <w:pPr>
        <w:pStyle w:val="TOC2"/>
        <w:tabs>
          <w:tab w:val="left" w:pos="1540"/>
          <w:tab w:val="right" w:leader="dot" w:pos="8777"/>
        </w:tabs>
        <w:rPr>
          <w:ins w:id="93" w:author="Katou Hideaki" w:date="2016-07-04T23:07:00Z"/>
          <w:rFonts w:asciiTheme="minorHAnsi" w:eastAsiaTheme="minorEastAsia" w:hAnsiTheme="minorHAnsi"/>
          <w:noProof/>
          <w:sz w:val="22"/>
          <w:lang w:val="en-US" w:eastAsia="ja-JP"/>
        </w:rPr>
      </w:pPr>
      <w:ins w:id="94"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"_Toc455436998"</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lang w:val="en-US"/>
          </w:rPr>
          <w:t>3.5.</w:t>
        </w:r>
        <w:r>
          <w:rPr>
            <w:rFonts w:asciiTheme="minorHAnsi" w:eastAsiaTheme="minorEastAsia" w:hAnsiTheme="minorHAnsi"/>
            <w:noProof/>
            <w:sz w:val="22"/>
            <w:lang w:val="en-US" w:eastAsia="ja-JP"/>
          </w:rPr>
          <w:tab/>
        </w:r>
        <w:r w:rsidRPr="009C4FAF">
          <w:rPr>
            <w:rStyle w:val="Hyperlink"/>
            <w:noProof/>
            <w:lang w:val="en-US"/>
          </w:rPr>
          <w:t>Tiền xử lý dữ liệu</w:t>
        </w:r>
        <w:r>
          <w:rPr>
            <w:noProof/>
            <w:webHidden/>
          </w:rPr>
          <w:tab/>
        </w:r>
        <w:r>
          <w:rPr>
            <w:noProof/>
            <w:webHidden/>
          </w:rPr>
          <w:fldChar w:fldCharType="begin"/>
        </w:r>
        <w:r>
          <w:rPr>
            <w:noProof/>
            <w:webHidden/>
          </w:rPr>
          <w:instrText xml:space="preserve"> PAGEREF _Toc455436998 \h </w:instrText>
        </w:r>
        <w:r>
          <w:rPr>
            <w:noProof/>
            <w:webHidden/>
          </w:rPr>
        </w:r>
      </w:ins>
      <w:r>
        <w:rPr>
          <w:noProof/>
          <w:webHidden/>
        </w:rPr>
        <w:fldChar w:fldCharType="separate"/>
      </w:r>
      <w:ins w:id="95" w:author="Katou Hideaki" w:date="2016-07-04T23:07:00Z">
        <w:r>
          <w:rPr>
            <w:noProof/>
            <w:webHidden/>
          </w:rPr>
          <w:t>14</w:t>
        </w:r>
        <w:r>
          <w:rPr>
            <w:noProof/>
            <w:webHidden/>
          </w:rPr>
          <w:fldChar w:fldCharType="end"/>
        </w:r>
        <w:r w:rsidRPr="009C4FAF">
          <w:rPr>
            <w:rStyle w:val="Hyperlink"/>
            <w:noProof/>
          </w:rPr>
          <w:fldChar w:fldCharType="end"/>
        </w:r>
      </w:ins>
    </w:p>
    <w:p w14:paraId="2791B898" w14:textId="77777777" w:rsidR="00C7023C" w:rsidRDefault="00C7023C">
      <w:pPr>
        <w:pStyle w:val="TOC2"/>
        <w:tabs>
          <w:tab w:val="left" w:pos="1540"/>
          <w:tab w:val="right" w:leader="dot" w:pos="8777"/>
        </w:tabs>
        <w:rPr>
          <w:ins w:id="96" w:author="Katou Hideaki" w:date="2016-07-04T23:07:00Z"/>
          <w:rFonts w:asciiTheme="minorHAnsi" w:eastAsiaTheme="minorEastAsia" w:hAnsiTheme="minorHAnsi"/>
          <w:noProof/>
          <w:sz w:val="22"/>
          <w:lang w:val="en-US" w:eastAsia="ja-JP"/>
        </w:rPr>
      </w:pPr>
      <w:ins w:id="97"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"_Toc455436999"</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3.6.</w:t>
        </w:r>
        <w:r>
          <w:rPr>
            <w:rFonts w:asciiTheme="minorHAnsi" w:eastAsiaTheme="minorEastAsia" w:hAnsiTheme="minorHAnsi"/>
            <w:noProof/>
            <w:sz w:val="22"/>
            <w:lang w:val="en-US" w:eastAsia="ja-JP"/>
          </w:rPr>
          <w:tab/>
        </w:r>
        <w:r w:rsidRPr="009C4FAF">
          <w:rPr>
            <w:rStyle w:val="Hyperlink"/>
            <w:noProof/>
          </w:rPr>
          <w:t>Xây dựng SVM model</w:t>
        </w:r>
        <w:r>
          <w:rPr>
            <w:noProof/>
            <w:webHidden/>
          </w:rPr>
          <w:tab/>
        </w:r>
        <w:r>
          <w:rPr>
            <w:noProof/>
            <w:webHidden/>
          </w:rPr>
          <w:fldChar w:fldCharType="begin"/>
        </w:r>
        <w:r>
          <w:rPr>
            <w:noProof/>
            <w:webHidden/>
          </w:rPr>
          <w:instrText xml:space="preserve"> PAGEREF _Toc455436999 \h </w:instrText>
        </w:r>
        <w:r>
          <w:rPr>
            <w:noProof/>
            <w:webHidden/>
          </w:rPr>
        </w:r>
      </w:ins>
      <w:r>
        <w:rPr>
          <w:noProof/>
          <w:webHidden/>
        </w:rPr>
        <w:fldChar w:fldCharType="separate"/>
      </w:r>
      <w:ins w:id="98" w:author="Katou Hideaki" w:date="2016-07-04T23:07:00Z">
        <w:r>
          <w:rPr>
            <w:noProof/>
            <w:webHidden/>
          </w:rPr>
          <w:t>15</w:t>
        </w:r>
        <w:r>
          <w:rPr>
            <w:noProof/>
            <w:webHidden/>
          </w:rPr>
          <w:fldChar w:fldCharType="end"/>
        </w:r>
        <w:r w:rsidRPr="009C4FAF">
          <w:rPr>
            <w:rStyle w:val="Hyperlink"/>
            <w:noProof/>
          </w:rPr>
          <w:fldChar w:fldCharType="end"/>
        </w:r>
      </w:ins>
    </w:p>
    <w:p w14:paraId="1C635ACA" w14:textId="77777777" w:rsidR="00C7023C" w:rsidRDefault="00C7023C">
      <w:pPr>
        <w:pStyle w:val="TOC2"/>
        <w:tabs>
          <w:tab w:val="left" w:pos="1540"/>
          <w:tab w:val="right" w:leader="dot" w:pos="8777"/>
        </w:tabs>
        <w:rPr>
          <w:ins w:id="99" w:author="Katou Hideaki" w:date="2016-07-04T23:07:00Z"/>
          <w:rFonts w:asciiTheme="minorHAnsi" w:eastAsiaTheme="minorEastAsia" w:hAnsiTheme="minorHAnsi"/>
          <w:noProof/>
          <w:sz w:val="22"/>
          <w:lang w:val="en-US" w:eastAsia="ja-JP"/>
        </w:rPr>
      </w:pPr>
      <w:ins w:id="100"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"_Toc455437000"</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3.7.</w:t>
        </w:r>
        <w:r>
          <w:rPr>
            <w:rFonts w:asciiTheme="minorHAnsi" w:eastAsiaTheme="minorEastAsia" w:hAnsiTheme="minorHAnsi"/>
            <w:noProof/>
            <w:sz w:val="22"/>
            <w:lang w:val="en-US" w:eastAsia="ja-JP"/>
          </w:rPr>
          <w:tab/>
        </w:r>
        <w:r w:rsidRPr="009C4FAF">
          <w:rPr>
            <w:rStyle w:val="Hyperlink"/>
            <w:noProof/>
          </w:rPr>
          <w:t xml:space="preserve">Kiến trúc của ứng dụng </w:t>
        </w:r>
        <w:r w:rsidRPr="009C4FAF">
          <w:rPr>
            <w:rStyle w:val="Hyperlink"/>
            <w:i/>
            <w:noProof/>
          </w:rPr>
          <w:t>EMO</w:t>
        </w:r>
        <w:r>
          <w:rPr>
            <w:noProof/>
            <w:webHidden/>
          </w:rPr>
          <w:tab/>
        </w:r>
        <w:r>
          <w:rPr>
            <w:noProof/>
            <w:webHidden/>
          </w:rPr>
          <w:fldChar w:fldCharType="begin"/>
        </w:r>
        <w:r>
          <w:rPr>
            <w:noProof/>
            <w:webHidden/>
          </w:rPr>
          <w:instrText xml:space="preserve"> PAGEREF _Toc455437000 \h </w:instrText>
        </w:r>
        <w:r>
          <w:rPr>
            <w:noProof/>
            <w:webHidden/>
          </w:rPr>
        </w:r>
      </w:ins>
      <w:r>
        <w:rPr>
          <w:noProof/>
          <w:webHidden/>
        </w:rPr>
        <w:fldChar w:fldCharType="separate"/>
      </w:r>
      <w:ins w:id="101" w:author="Katou Hideaki" w:date="2016-07-04T23:07:00Z">
        <w:r>
          <w:rPr>
            <w:noProof/>
            <w:webHidden/>
          </w:rPr>
          <w:t>16</w:t>
        </w:r>
        <w:r>
          <w:rPr>
            <w:noProof/>
            <w:webHidden/>
          </w:rPr>
          <w:fldChar w:fldCharType="end"/>
        </w:r>
        <w:r w:rsidRPr="009C4FAF">
          <w:rPr>
            <w:rStyle w:val="Hyperlink"/>
            <w:noProof/>
          </w:rPr>
          <w:fldChar w:fldCharType="end"/>
        </w:r>
      </w:ins>
    </w:p>
    <w:p w14:paraId="2A9EBA5F" w14:textId="77777777" w:rsidR="00C7023C" w:rsidRDefault="00C7023C">
      <w:pPr>
        <w:pStyle w:val="TOC1"/>
        <w:rPr>
          <w:ins w:id="102" w:author="Katou Hideaki" w:date="2016-07-04T23:07:00Z"/>
          <w:rFonts w:asciiTheme="minorHAnsi" w:eastAsiaTheme="minorEastAsia" w:hAnsiTheme="minorHAnsi"/>
          <w:noProof/>
          <w:sz w:val="22"/>
          <w:lang w:val="en-US" w:eastAsia="ja-JP"/>
        </w:rPr>
      </w:pPr>
      <w:ins w:id="103"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"_Toc455437001"</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Pr>
            <w:rFonts w:asciiTheme="minorHAnsi" w:eastAsiaTheme="minorEastAsia" w:hAnsiTheme="minorHAnsi"/>
            <w:noProof/>
            <w:sz w:val="22"/>
            <w:lang w:val="en-US" w:eastAsia="ja-JP"/>
          </w:rPr>
          <w:tab/>
        </w:r>
        <w:r w:rsidRPr="009C4FAF">
          <w:rPr>
            <w:rStyle w:val="Hyperlink"/>
            <w:noProof/>
          </w:rPr>
          <w:t>KẾT QUẢ ĐẠT Đ</w:t>
        </w:r>
        <w:r w:rsidRPr="009C4FAF">
          <w:rPr>
            <w:rStyle w:val="Hyperlink"/>
            <w:rFonts w:hint="cs"/>
            <w:noProof/>
          </w:rPr>
          <w:t>Ư</w:t>
        </w:r>
        <w:r w:rsidRPr="009C4FAF">
          <w:rPr>
            <w:rStyle w:val="Hyperlink"/>
            <w:noProof/>
          </w:rPr>
          <w:t>ỢC</w:t>
        </w:r>
        <w:r>
          <w:rPr>
            <w:noProof/>
            <w:webHidden/>
          </w:rPr>
          <w:tab/>
        </w:r>
        <w:r>
          <w:rPr>
            <w:noProof/>
            <w:webHidden/>
          </w:rPr>
          <w:fldChar w:fldCharType="begin"/>
        </w:r>
        <w:r>
          <w:rPr>
            <w:noProof/>
            <w:webHidden/>
          </w:rPr>
          <w:instrText xml:space="preserve"> PAGEREF _Toc455437001 \h </w:instrText>
        </w:r>
        <w:r>
          <w:rPr>
            <w:noProof/>
            <w:webHidden/>
          </w:rPr>
        </w:r>
      </w:ins>
      <w:r>
        <w:rPr>
          <w:noProof/>
          <w:webHidden/>
        </w:rPr>
        <w:fldChar w:fldCharType="separate"/>
      </w:r>
      <w:ins w:id="104" w:author="Katou Hideaki" w:date="2016-07-04T23:07:00Z">
        <w:r>
          <w:rPr>
            <w:noProof/>
            <w:webHidden/>
          </w:rPr>
          <w:t>17</w:t>
        </w:r>
        <w:r>
          <w:rPr>
            <w:noProof/>
            <w:webHidden/>
          </w:rPr>
          <w:fldChar w:fldCharType="end"/>
        </w:r>
        <w:r w:rsidRPr="009C4FAF">
          <w:rPr>
            <w:rStyle w:val="Hyperlink"/>
            <w:noProof/>
          </w:rPr>
          <w:fldChar w:fldCharType="end"/>
        </w:r>
      </w:ins>
    </w:p>
    <w:p w14:paraId="266090D3" w14:textId="77777777" w:rsidR="00C7023C" w:rsidRDefault="00C7023C">
      <w:pPr>
        <w:pStyle w:val="TOC1"/>
        <w:rPr>
          <w:ins w:id="105" w:author="Katou Hideaki" w:date="2016-07-04T23:07:00Z"/>
          <w:rFonts w:asciiTheme="minorHAnsi" w:eastAsiaTheme="minorEastAsia" w:hAnsiTheme="minorHAnsi"/>
          <w:noProof/>
          <w:sz w:val="22"/>
          <w:lang w:val="en-US" w:eastAsia="ja-JP"/>
        </w:rPr>
      </w:pPr>
      <w:ins w:id="106"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"_Toc455437002"</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Ch</w:t>
        </w:r>
        <w:r w:rsidRPr="009C4FAF">
          <w:rPr>
            <w:rStyle w:val="Hyperlink"/>
            <w:rFonts w:hint="cs"/>
            <w:noProof/>
          </w:rPr>
          <w:t>ươ</w:t>
        </w:r>
        <w:r w:rsidRPr="009C4FAF">
          <w:rPr>
            <w:rStyle w:val="Hyperlink"/>
            <w:noProof/>
          </w:rPr>
          <w:t>ng 4.</w:t>
        </w:r>
        <w:r>
          <w:rPr>
            <w:noProof/>
            <w:webHidden/>
          </w:rPr>
          <w:tab/>
        </w:r>
        <w:r>
          <w:rPr>
            <w:noProof/>
            <w:webHidden/>
          </w:rPr>
          <w:fldChar w:fldCharType="begin"/>
        </w:r>
        <w:r>
          <w:rPr>
            <w:noProof/>
            <w:webHidden/>
          </w:rPr>
          <w:instrText xml:space="preserve"> PAGEREF _Toc455437002 \h </w:instrText>
        </w:r>
        <w:r>
          <w:rPr>
            <w:noProof/>
            <w:webHidden/>
          </w:rPr>
        </w:r>
      </w:ins>
      <w:r>
        <w:rPr>
          <w:noProof/>
          <w:webHidden/>
        </w:rPr>
        <w:fldChar w:fldCharType="separate"/>
      </w:r>
      <w:ins w:id="107" w:author="Katou Hideaki" w:date="2016-07-04T23:07:00Z">
        <w:r>
          <w:rPr>
            <w:noProof/>
            <w:webHidden/>
          </w:rPr>
          <w:t>17</w:t>
        </w:r>
        <w:r>
          <w:rPr>
            <w:noProof/>
            <w:webHidden/>
          </w:rPr>
          <w:fldChar w:fldCharType="end"/>
        </w:r>
        <w:r w:rsidRPr="009C4FAF">
          <w:rPr>
            <w:rStyle w:val="Hyperlink"/>
            <w:noProof/>
          </w:rPr>
          <w:fldChar w:fldCharType="end"/>
        </w:r>
      </w:ins>
    </w:p>
    <w:p w14:paraId="61A0BEF9" w14:textId="77777777" w:rsidR="00C7023C" w:rsidRDefault="00C7023C">
      <w:pPr>
        <w:pStyle w:val="TOC2"/>
        <w:tabs>
          <w:tab w:val="left" w:pos="1540"/>
          <w:tab w:val="right" w:leader="dot" w:pos="8777"/>
        </w:tabs>
        <w:rPr>
          <w:ins w:id="108" w:author="Katou Hideaki" w:date="2016-07-04T23:07:00Z"/>
          <w:rFonts w:asciiTheme="minorHAnsi" w:eastAsiaTheme="minorEastAsia" w:hAnsiTheme="minorHAnsi"/>
          <w:noProof/>
          <w:sz w:val="22"/>
          <w:lang w:val="en-US" w:eastAsia="ja-JP"/>
        </w:rPr>
      </w:pPr>
      <w:ins w:id="109"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"_Toc455437003"</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4.1.</w:t>
        </w:r>
        <w:r>
          <w:rPr>
            <w:rFonts w:asciiTheme="minorHAnsi" w:eastAsiaTheme="minorEastAsia" w:hAnsiTheme="minorHAnsi"/>
            <w:noProof/>
            <w:sz w:val="22"/>
            <w:lang w:val="en-US" w:eastAsia="ja-JP"/>
          </w:rPr>
          <w:tab/>
        </w:r>
        <w:r w:rsidRPr="009C4FAF">
          <w:rPr>
            <w:rStyle w:val="Hyperlink"/>
            <w:noProof/>
          </w:rPr>
          <w:t>Kết quả ứng dụng</w:t>
        </w:r>
        <w:r>
          <w:rPr>
            <w:noProof/>
            <w:webHidden/>
          </w:rPr>
          <w:tab/>
        </w:r>
        <w:r>
          <w:rPr>
            <w:noProof/>
            <w:webHidden/>
          </w:rPr>
          <w:fldChar w:fldCharType="begin"/>
        </w:r>
        <w:r>
          <w:rPr>
            <w:noProof/>
            <w:webHidden/>
          </w:rPr>
          <w:instrText xml:space="preserve"> PAGEREF _Toc455437003 \h </w:instrText>
        </w:r>
        <w:r>
          <w:rPr>
            <w:noProof/>
            <w:webHidden/>
          </w:rPr>
        </w:r>
      </w:ins>
      <w:r>
        <w:rPr>
          <w:noProof/>
          <w:webHidden/>
        </w:rPr>
        <w:fldChar w:fldCharType="separate"/>
      </w:r>
      <w:ins w:id="110" w:author="Katou Hideaki" w:date="2016-07-04T23:07:00Z">
        <w:r>
          <w:rPr>
            <w:noProof/>
            <w:webHidden/>
          </w:rPr>
          <w:t>17</w:t>
        </w:r>
        <w:r>
          <w:rPr>
            <w:noProof/>
            <w:webHidden/>
          </w:rPr>
          <w:fldChar w:fldCharType="end"/>
        </w:r>
        <w:r w:rsidRPr="009C4FAF">
          <w:rPr>
            <w:rStyle w:val="Hyperlink"/>
            <w:noProof/>
          </w:rPr>
          <w:fldChar w:fldCharType="end"/>
        </w:r>
      </w:ins>
    </w:p>
    <w:p w14:paraId="6ECB4BDE" w14:textId="77777777" w:rsidR="00C7023C" w:rsidRDefault="00C7023C">
      <w:pPr>
        <w:pStyle w:val="TOC2"/>
        <w:tabs>
          <w:tab w:val="left" w:pos="1540"/>
          <w:tab w:val="right" w:leader="dot" w:pos="8777"/>
        </w:tabs>
        <w:rPr>
          <w:ins w:id="111" w:author="Katou Hideaki" w:date="2016-07-04T23:07:00Z"/>
          <w:rFonts w:asciiTheme="minorHAnsi" w:eastAsiaTheme="minorEastAsia" w:hAnsiTheme="minorHAnsi"/>
          <w:noProof/>
          <w:sz w:val="22"/>
          <w:lang w:val="en-US" w:eastAsia="ja-JP"/>
        </w:rPr>
      </w:pPr>
      <w:ins w:id="112"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"_Toc455437004"</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4.2.</w:t>
        </w:r>
        <w:r>
          <w:rPr>
            <w:rFonts w:asciiTheme="minorHAnsi" w:eastAsiaTheme="minorEastAsia" w:hAnsiTheme="minorHAnsi"/>
            <w:noProof/>
            <w:sz w:val="22"/>
            <w:lang w:val="en-US" w:eastAsia="ja-JP"/>
          </w:rPr>
          <w:tab/>
        </w:r>
        <w:r w:rsidRPr="009C4FAF">
          <w:rPr>
            <w:rStyle w:val="Hyperlink"/>
            <w:noProof/>
          </w:rPr>
          <w:t>Kết quả huấn luyện mô hình</w:t>
        </w:r>
        <w:r>
          <w:rPr>
            <w:noProof/>
            <w:webHidden/>
          </w:rPr>
          <w:tab/>
        </w:r>
        <w:r>
          <w:rPr>
            <w:noProof/>
            <w:webHidden/>
          </w:rPr>
          <w:fldChar w:fldCharType="begin"/>
        </w:r>
        <w:r>
          <w:rPr>
            <w:noProof/>
            <w:webHidden/>
          </w:rPr>
          <w:instrText xml:space="preserve"> PAGEREF _Toc455437004 \h </w:instrText>
        </w:r>
        <w:r>
          <w:rPr>
            <w:noProof/>
            <w:webHidden/>
          </w:rPr>
        </w:r>
      </w:ins>
      <w:r>
        <w:rPr>
          <w:noProof/>
          <w:webHidden/>
        </w:rPr>
        <w:fldChar w:fldCharType="separate"/>
      </w:r>
      <w:ins w:id="113" w:author="Katou Hideaki" w:date="2016-07-04T23:07:00Z">
        <w:r>
          <w:rPr>
            <w:noProof/>
            <w:webHidden/>
          </w:rPr>
          <w:t>17</w:t>
        </w:r>
        <w:r>
          <w:rPr>
            <w:noProof/>
            <w:webHidden/>
          </w:rPr>
          <w:fldChar w:fldCharType="end"/>
        </w:r>
        <w:r w:rsidRPr="009C4FAF">
          <w:rPr>
            <w:rStyle w:val="Hyperlink"/>
            <w:noProof/>
          </w:rPr>
          <w:fldChar w:fldCharType="end"/>
        </w:r>
      </w:ins>
    </w:p>
    <w:p w14:paraId="082A75B1" w14:textId="77777777" w:rsidR="00C7023C" w:rsidRDefault="00C7023C">
      <w:pPr>
        <w:pStyle w:val="TOC1"/>
        <w:rPr>
          <w:ins w:id="114" w:author="Katou Hideaki" w:date="2016-07-04T23:07:00Z"/>
          <w:rFonts w:asciiTheme="minorHAnsi" w:eastAsiaTheme="minorEastAsia" w:hAnsiTheme="minorHAnsi"/>
          <w:noProof/>
          <w:sz w:val="22"/>
          <w:lang w:val="en-US" w:eastAsia="ja-JP"/>
        </w:rPr>
      </w:pPr>
      <w:ins w:id="115" w:author="Katou Hideaki" w:date="2016-07-04T23:07:00Z">
        <w:r w:rsidRPr="009C4FAF">
          <w:rPr>
            <w:rStyle w:val="Hyperlink"/>
            <w:noProof/>
          </w:rPr>
          <w:fldChar w:fldCharType="begin"/>
        </w:r>
        <w:r w:rsidRPr="009C4FAF">
          <w:rPr>
            <w:rStyle w:val="Hyperlink"/>
            <w:noProof/>
          </w:rPr>
          <w:instrText xml:space="preserve"> </w:instrText>
        </w:r>
        <w:r>
          <w:rPr>
            <w:noProof/>
          </w:rPr>
          <w:instrText>HYPERLINK \l "_Toc455437009"</w:instrText>
        </w:r>
        <w:r w:rsidRPr="009C4FAF">
          <w:rPr>
            <w:rStyle w:val="Hyperlink"/>
            <w:noProof/>
          </w:rPr>
          <w:instrText xml:space="preserve"> </w:instrText>
        </w:r>
        <w:r w:rsidRPr="009C4FAF">
          <w:rPr>
            <w:rStyle w:val="Hyperlink"/>
            <w:noProof/>
          </w:rPr>
        </w:r>
        <w:r w:rsidRPr="009C4FAF">
          <w:rPr>
            <w:rStyle w:val="Hyperlink"/>
            <w:noProof/>
          </w:rPr>
          <w:fldChar w:fldCharType="separate"/>
        </w:r>
        <w:r w:rsidRPr="009C4FAF">
          <w:rPr>
            <w:rStyle w:val="Hyperlink"/>
            <w:noProof/>
          </w:rPr>
          <w:t>Ch</w:t>
        </w:r>
        <w:r w:rsidRPr="009C4FAF">
          <w:rPr>
            <w:rStyle w:val="Hyperlink"/>
            <w:rFonts w:hint="cs"/>
            <w:noProof/>
          </w:rPr>
          <w:t>ươ</w:t>
        </w:r>
        <w:r w:rsidRPr="009C4FAF">
          <w:rPr>
            <w:rStyle w:val="Hyperlink"/>
            <w:noProof/>
          </w:rPr>
          <w:t>ng 5.</w:t>
        </w:r>
        <w:r>
          <w:rPr>
            <w:rFonts w:asciiTheme="minorHAnsi" w:eastAsiaTheme="minorEastAsia" w:hAnsiTheme="minorHAnsi"/>
            <w:noProof/>
            <w:sz w:val="22"/>
            <w:lang w:val="en-US" w:eastAsia="ja-JP"/>
          </w:rPr>
          <w:tab/>
        </w:r>
        <w:r w:rsidRPr="009C4FAF">
          <w:rPr>
            <w:rStyle w:val="Hyperlink"/>
            <w:noProof/>
          </w:rPr>
          <w:t>KH</w:t>
        </w:r>
        <w:r w:rsidRPr="009C4FAF">
          <w:rPr>
            <w:rStyle w:val="Hyperlink"/>
            <w:rFonts w:hint="cs"/>
            <w:noProof/>
          </w:rPr>
          <w:t>ƯƠ</w:t>
        </w:r>
        <w:r w:rsidRPr="009C4FAF">
          <w:rPr>
            <w:rStyle w:val="Hyperlink"/>
            <w:noProof/>
          </w:rPr>
          <w:t>NG 5:</w:t>
        </w:r>
        <w:r>
          <w:rPr>
            <w:noProof/>
            <w:webHidden/>
          </w:rPr>
          <w:tab/>
        </w:r>
        <w:r>
          <w:rPr>
            <w:noProof/>
            <w:webHidden/>
          </w:rPr>
          <w:fldChar w:fldCharType="begin"/>
        </w:r>
        <w:r>
          <w:rPr>
            <w:noProof/>
            <w:webHidden/>
          </w:rPr>
          <w:instrText xml:space="preserve"> PAGEREF _Toc455437009 \h </w:instrText>
        </w:r>
        <w:r>
          <w:rPr>
            <w:noProof/>
            <w:webHidden/>
          </w:rPr>
        </w:r>
      </w:ins>
      <w:r>
        <w:rPr>
          <w:noProof/>
          <w:webHidden/>
        </w:rPr>
        <w:fldChar w:fldCharType="separate"/>
      </w:r>
      <w:ins w:id="116" w:author="Katou Hideaki" w:date="2016-07-04T23:07:00Z">
        <w:r>
          <w:rPr>
            <w:noProof/>
            <w:webHidden/>
          </w:rPr>
          <w:t>18</w:t>
        </w:r>
        <w:r>
          <w:rPr>
            <w:noProof/>
            <w:webHidden/>
          </w:rPr>
          <w:fldChar w:fldCharType="end"/>
        </w:r>
        <w:r w:rsidRPr="009C4FAF">
          <w:rPr>
            <w:rStyle w:val="Hyperlink"/>
            <w:noProof/>
          </w:rPr>
          <w:fldChar w:fldCharType="end"/>
        </w:r>
      </w:ins>
    </w:p>
    <w:p w14:paraId="4F686A66" w14:textId="77777777" w:rsidR="006845FC" w:rsidDel="00164BCC" w:rsidRDefault="006845FC">
      <w:pPr>
        <w:pStyle w:val="TOC1"/>
        <w:rPr>
          <w:del w:id="117" w:author="Katou Hideaki" w:date="2016-07-04T21:30:00Z"/>
          <w:rFonts w:asciiTheme="minorHAnsi" w:eastAsiaTheme="minorEastAsia" w:hAnsiTheme="minorHAnsi"/>
          <w:noProof/>
          <w:sz w:val="22"/>
          <w:lang w:val="en-US" w:eastAsia="ja-JP"/>
        </w:rPr>
      </w:pPr>
      <w:del w:id="118" w:author="Katou Hideaki" w:date="2016-07-04T21:30:00Z">
        <w:r w:rsidRPr="00164BCC" w:rsidDel="00164BCC">
          <w:rPr>
            <w:noProof/>
            <w:rPrChange w:id="119" w:author="Katou Hideaki" w:date="2016-07-04T21:30:00Z">
              <w:rPr>
                <w:rStyle w:val="Hyperlink"/>
                <w:noProof/>
              </w:rPr>
            </w:rPrChange>
          </w:rPr>
          <w:delText>Ch</w:delText>
        </w:r>
        <w:r w:rsidRPr="00164BCC" w:rsidDel="00164BCC">
          <w:rPr>
            <w:rFonts w:hint="cs"/>
            <w:noProof/>
            <w:rPrChange w:id="120" w:author="Katou Hideaki" w:date="2016-07-04T21:30:00Z">
              <w:rPr>
                <w:rStyle w:val="Hyperlink"/>
                <w:rFonts w:hint="cs"/>
                <w:noProof/>
              </w:rPr>
            </w:rPrChange>
          </w:rPr>
          <w:delText>ươ</w:delText>
        </w:r>
        <w:r w:rsidRPr="00164BCC" w:rsidDel="00164BCC">
          <w:rPr>
            <w:noProof/>
            <w:rPrChange w:id="121" w:author="Katou Hideaki" w:date="2016-07-04T21:30:00Z">
              <w:rPr>
                <w:rStyle w:val="Hyperlink"/>
                <w:noProof/>
              </w:rPr>
            </w:rPrChange>
          </w:rPr>
          <w:delText>ng 1.</w:delText>
        </w:r>
        <w:r w:rsidDel="00164BCC">
          <w:rPr>
            <w:rFonts w:asciiTheme="minorHAnsi" w:eastAsiaTheme="minorEastAsia" w:hAnsiTheme="minorHAnsi"/>
            <w:noProof/>
            <w:sz w:val="22"/>
            <w:lang w:val="en-US" w:eastAsia="ja-JP"/>
          </w:rPr>
          <w:tab/>
        </w:r>
        <w:r w:rsidRPr="00164BCC" w:rsidDel="00164BCC">
          <w:rPr>
            <w:noProof/>
            <w:rPrChange w:id="122" w:author="Katou Hideaki" w:date="2016-07-04T21:30:00Z">
              <w:rPr>
                <w:rStyle w:val="Hyperlink"/>
                <w:noProof/>
              </w:rPr>
            </w:rPrChange>
          </w:rPr>
          <w:delText>TỔNG QUAN</w:delText>
        </w:r>
        <w:r w:rsidDel="00164BCC">
          <w:rPr>
            <w:noProof/>
            <w:webHidden/>
          </w:rPr>
          <w:tab/>
          <w:delText>2</w:delText>
        </w:r>
      </w:del>
    </w:p>
    <w:p w14:paraId="73C6AE08" w14:textId="77777777" w:rsidR="006845FC" w:rsidDel="00164BCC" w:rsidRDefault="006845FC">
      <w:pPr>
        <w:pStyle w:val="TOC2"/>
        <w:tabs>
          <w:tab w:val="left" w:pos="1540"/>
          <w:tab w:val="right" w:leader="dot" w:pos="8777"/>
        </w:tabs>
        <w:rPr>
          <w:del w:id="123" w:author="Katou Hideaki" w:date="2016-07-04T21:30:00Z"/>
          <w:rFonts w:asciiTheme="minorHAnsi" w:eastAsiaTheme="minorEastAsia" w:hAnsiTheme="minorHAnsi"/>
          <w:noProof/>
          <w:sz w:val="22"/>
          <w:lang w:val="en-US" w:eastAsia="ja-JP"/>
        </w:rPr>
      </w:pPr>
      <w:del w:id="124" w:author="Katou Hideaki" w:date="2016-07-04T21:30:00Z">
        <w:r w:rsidRPr="00164BCC" w:rsidDel="00164BCC">
          <w:rPr>
            <w:noProof/>
            <w:rPrChange w:id="125" w:author="Katou Hideaki" w:date="2016-07-04T21:30:00Z">
              <w:rPr>
                <w:rStyle w:val="Hyperlink"/>
                <w:rFonts w:eastAsia="Times New Roman" w:cs="Times New Roman"/>
                <w:noProof/>
                <w:lang w:val="en-US"/>
              </w:rPr>
            </w:rPrChange>
          </w:rPr>
          <w:delText>1.1.</w:delText>
        </w:r>
        <w:r w:rsidDel="00164BCC">
          <w:rPr>
            <w:rFonts w:asciiTheme="minorHAnsi" w:eastAsiaTheme="minorEastAsia" w:hAnsiTheme="minorHAnsi"/>
            <w:noProof/>
            <w:sz w:val="22"/>
            <w:lang w:val="en-US" w:eastAsia="ja-JP"/>
          </w:rPr>
          <w:tab/>
        </w:r>
        <w:r w:rsidRPr="00164BCC" w:rsidDel="00164BCC">
          <w:rPr>
            <w:noProof/>
            <w:rPrChange w:id="126" w:author="Katou Hideaki" w:date="2016-07-04T21:30:00Z">
              <w:rPr>
                <w:rStyle w:val="Hyperlink"/>
                <w:rFonts w:eastAsia="Times New Roman" w:cs="Times New Roman"/>
                <w:noProof/>
                <w:lang w:val="en-US"/>
              </w:rPr>
            </w:rPrChange>
          </w:rPr>
          <w:delText>Đặt vấn đề</w:delText>
        </w:r>
        <w:r w:rsidDel="00164BCC">
          <w:rPr>
            <w:noProof/>
            <w:webHidden/>
          </w:rPr>
          <w:tab/>
          <w:delText>2</w:delText>
        </w:r>
      </w:del>
    </w:p>
    <w:p w14:paraId="280F6716" w14:textId="77777777" w:rsidR="006845FC" w:rsidDel="00164BCC" w:rsidRDefault="006845FC">
      <w:pPr>
        <w:pStyle w:val="TOC2"/>
        <w:tabs>
          <w:tab w:val="left" w:pos="1540"/>
          <w:tab w:val="right" w:leader="dot" w:pos="8777"/>
        </w:tabs>
        <w:rPr>
          <w:del w:id="127" w:author="Katou Hideaki" w:date="2016-07-04T21:30:00Z"/>
          <w:rFonts w:asciiTheme="minorHAnsi" w:eastAsiaTheme="minorEastAsia" w:hAnsiTheme="minorHAnsi"/>
          <w:noProof/>
          <w:sz w:val="22"/>
          <w:lang w:val="en-US" w:eastAsia="ja-JP"/>
        </w:rPr>
      </w:pPr>
      <w:del w:id="128" w:author="Katou Hideaki" w:date="2016-07-04T21:30:00Z">
        <w:r w:rsidRPr="00164BCC" w:rsidDel="00164BCC">
          <w:rPr>
            <w:noProof/>
            <w:rPrChange w:id="129" w:author="Katou Hideaki" w:date="2016-07-04T21:30:00Z">
              <w:rPr>
                <w:rStyle w:val="Hyperlink"/>
                <w:noProof/>
                <w:lang w:val="en-US"/>
              </w:rPr>
            </w:rPrChange>
          </w:rPr>
          <w:delText>1.2.</w:delText>
        </w:r>
        <w:r w:rsidDel="00164BCC">
          <w:rPr>
            <w:rFonts w:asciiTheme="minorHAnsi" w:eastAsiaTheme="minorEastAsia" w:hAnsiTheme="minorHAnsi"/>
            <w:noProof/>
            <w:sz w:val="22"/>
            <w:lang w:val="en-US" w:eastAsia="ja-JP"/>
          </w:rPr>
          <w:tab/>
        </w:r>
        <w:r w:rsidRPr="00164BCC" w:rsidDel="00164BCC">
          <w:rPr>
            <w:noProof/>
            <w:rPrChange w:id="130" w:author="Katou Hideaki" w:date="2016-07-04T21:30:00Z">
              <w:rPr>
                <w:rStyle w:val="Hyperlink"/>
                <w:noProof/>
                <w:lang w:val="en-US"/>
              </w:rPr>
            </w:rPrChange>
          </w:rPr>
          <w:delText>Các nghiên cứu liên quan</w:delText>
        </w:r>
        <w:r w:rsidDel="00164BCC">
          <w:rPr>
            <w:noProof/>
            <w:webHidden/>
          </w:rPr>
          <w:tab/>
          <w:delText>2</w:delText>
        </w:r>
      </w:del>
    </w:p>
    <w:p w14:paraId="71F28C55" w14:textId="77777777" w:rsidR="006845FC" w:rsidDel="00164BCC" w:rsidRDefault="006845FC">
      <w:pPr>
        <w:pStyle w:val="TOC2"/>
        <w:tabs>
          <w:tab w:val="left" w:pos="1540"/>
          <w:tab w:val="right" w:leader="dot" w:pos="8777"/>
        </w:tabs>
        <w:rPr>
          <w:del w:id="131" w:author="Katou Hideaki" w:date="2016-07-04T21:30:00Z"/>
          <w:rFonts w:asciiTheme="minorHAnsi" w:eastAsiaTheme="minorEastAsia" w:hAnsiTheme="minorHAnsi"/>
          <w:noProof/>
          <w:sz w:val="22"/>
          <w:lang w:val="en-US" w:eastAsia="ja-JP"/>
        </w:rPr>
      </w:pPr>
      <w:del w:id="132" w:author="Katou Hideaki" w:date="2016-07-04T21:30:00Z">
        <w:r w:rsidRPr="00164BCC" w:rsidDel="00164BCC">
          <w:rPr>
            <w:noProof/>
            <w:rPrChange w:id="133" w:author="Katou Hideaki" w:date="2016-07-04T21:30:00Z">
              <w:rPr>
                <w:rStyle w:val="Hyperlink"/>
                <w:noProof/>
                <w:lang w:val="en-US"/>
              </w:rPr>
            </w:rPrChange>
          </w:rPr>
          <w:delText>1.3.</w:delText>
        </w:r>
        <w:r w:rsidDel="00164BCC">
          <w:rPr>
            <w:rFonts w:asciiTheme="minorHAnsi" w:eastAsiaTheme="minorEastAsia" w:hAnsiTheme="minorHAnsi"/>
            <w:noProof/>
            <w:sz w:val="22"/>
            <w:lang w:val="en-US" w:eastAsia="ja-JP"/>
          </w:rPr>
          <w:tab/>
        </w:r>
        <w:r w:rsidRPr="00164BCC" w:rsidDel="00164BCC">
          <w:rPr>
            <w:noProof/>
            <w:rPrChange w:id="134" w:author="Katou Hideaki" w:date="2016-07-04T21:30:00Z">
              <w:rPr>
                <w:rStyle w:val="Hyperlink"/>
                <w:noProof/>
                <w:lang w:val="en-US"/>
              </w:rPr>
            </w:rPrChange>
          </w:rPr>
          <w:delText>Mục tiêu đề tài, phạm vi bài toán</w:delText>
        </w:r>
        <w:r w:rsidDel="00164BCC">
          <w:rPr>
            <w:noProof/>
            <w:webHidden/>
          </w:rPr>
          <w:tab/>
          <w:delText>3</w:delText>
        </w:r>
      </w:del>
    </w:p>
    <w:p w14:paraId="00FE94D1" w14:textId="77777777" w:rsidR="006845FC" w:rsidDel="00164BCC" w:rsidRDefault="006845FC">
      <w:pPr>
        <w:pStyle w:val="TOC2"/>
        <w:tabs>
          <w:tab w:val="left" w:pos="1540"/>
          <w:tab w:val="right" w:leader="dot" w:pos="8777"/>
        </w:tabs>
        <w:rPr>
          <w:del w:id="135" w:author="Katou Hideaki" w:date="2016-07-04T21:30:00Z"/>
          <w:rFonts w:asciiTheme="minorHAnsi" w:eastAsiaTheme="minorEastAsia" w:hAnsiTheme="minorHAnsi"/>
          <w:noProof/>
          <w:sz w:val="22"/>
          <w:lang w:val="en-US" w:eastAsia="ja-JP"/>
        </w:rPr>
      </w:pPr>
      <w:del w:id="136" w:author="Katou Hideaki" w:date="2016-07-04T21:30:00Z">
        <w:r w:rsidRPr="00164BCC" w:rsidDel="00164BCC">
          <w:rPr>
            <w:noProof/>
            <w:rPrChange w:id="137" w:author="Katou Hideaki" w:date="2016-07-04T21:30:00Z">
              <w:rPr>
                <w:rStyle w:val="Hyperlink"/>
                <w:noProof/>
                <w:lang w:val="en-US"/>
              </w:rPr>
            </w:rPrChange>
          </w:rPr>
          <w:delText>1.4.</w:delText>
        </w:r>
        <w:r w:rsidDel="00164BCC">
          <w:rPr>
            <w:rFonts w:asciiTheme="minorHAnsi" w:eastAsiaTheme="minorEastAsia" w:hAnsiTheme="minorHAnsi"/>
            <w:noProof/>
            <w:sz w:val="22"/>
            <w:lang w:val="en-US" w:eastAsia="ja-JP"/>
          </w:rPr>
          <w:tab/>
        </w:r>
        <w:r w:rsidRPr="00164BCC" w:rsidDel="00164BCC">
          <w:rPr>
            <w:noProof/>
            <w:rPrChange w:id="138" w:author="Katou Hideaki" w:date="2016-07-04T21:30:00Z">
              <w:rPr>
                <w:rStyle w:val="Hyperlink"/>
                <w:noProof/>
                <w:lang w:val="en-US"/>
              </w:rPr>
            </w:rPrChange>
          </w:rPr>
          <w:delText>Bố cục luận văn</w:delText>
        </w:r>
        <w:r w:rsidDel="00164BCC">
          <w:rPr>
            <w:noProof/>
            <w:webHidden/>
          </w:rPr>
          <w:tab/>
          <w:delText>3</w:delText>
        </w:r>
      </w:del>
    </w:p>
    <w:p w14:paraId="419FB3D3" w14:textId="77777777" w:rsidR="006845FC" w:rsidDel="00164BCC" w:rsidRDefault="006845FC">
      <w:pPr>
        <w:pStyle w:val="TOC1"/>
        <w:rPr>
          <w:del w:id="139" w:author="Katou Hideaki" w:date="2016-07-04T21:30:00Z"/>
          <w:rFonts w:asciiTheme="minorHAnsi" w:eastAsiaTheme="minorEastAsia" w:hAnsiTheme="minorHAnsi"/>
          <w:noProof/>
          <w:sz w:val="22"/>
          <w:lang w:val="en-US" w:eastAsia="ja-JP"/>
        </w:rPr>
      </w:pPr>
      <w:del w:id="140" w:author="Katou Hideaki" w:date="2016-07-04T21:30:00Z">
        <w:r w:rsidRPr="00164BCC" w:rsidDel="00164BCC">
          <w:rPr>
            <w:noProof/>
            <w:rPrChange w:id="141" w:author="Katou Hideaki" w:date="2016-07-04T21:30:00Z">
              <w:rPr>
                <w:rStyle w:val="Hyperlink"/>
                <w:noProof/>
              </w:rPr>
            </w:rPrChange>
          </w:rPr>
          <w:delText>Ch</w:delText>
        </w:r>
        <w:r w:rsidRPr="00164BCC" w:rsidDel="00164BCC">
          <w:rPr>
            <w:rFonts w:hint="cs"/>
            <w:noProof/>
            <w:rPrChange w:id="142" w:author="Katou Hideaki" w:date="2016-07-04T21:30:00Z">
              <w:rPr>
                <w:rStyle w:val="Hyperlink"/>
                <w:rFonts w:hint="cs"/>
                <w:noProof/>
              </w:rPr>
            </w:rPrChange>
          </w:rPr>
          <w:delText>ươ</w:delText>
        </w:r>
        <w:r w:rsidRPr="00164BCC" w:rsidDel="00164BCC">
          <w:rPr>
            <w:noProof/>
            <w:rPrChange w:id="143" w:author="Katou Hideaki" w:date="2016-07-04T21:30:00Z">
              <w:rPr>
                <w:rStyle w:val="Hyperlink"/>
                <w:noProof/>
              </w:rPr>
            </w:rPrChange>
          </w:rPr>
          <w:delText>ng 2.</w:delText>
        </w:r>
        <w:r w:rsidDel="00164BCC">
          <w:rPr>
            <w:rFonts w:asciiTheme="minorHAnsi" w:eastAsiaTheme="minorEastAsia" w:hAnsiTheme="minorHAnsi"/>
            <w:noProof/>
            <w:sz w:val="22"/>
            <w:lang w:val="en-US" w:eastAsia="ja-JP"/>
          </w:rPr>
          <w:tab/>
        </w:r>
        <w:r w:rsidRPr="00164BCC" w:rsidDel="00164BCC">
          <w:rPr>
            <w:noProof/>
            <w:rPrChange w:id="144" w:author="Katou Hideaki" w:date="2016-07-04T21:30:00Z">
              <w:rPr>
                <w:rStyle w:val="Hyperlink"/>
                <w:noProof/>
              </w:rPr>
            </w:rPrChange>
          </w:rPr>
          <w:delText>C</w:delText>
        </w:r>
        <w:r w:rsidRPr="00164BCC" w:rsidDel="00164BCC">
          <w:rPr>
            <w:rFonts w:hint="cs"/>
            <w:noProof/>
            <w:rPrChange w:id="145" w:author="Katou Hideaki" w:date="2016-07-04T21:30:00Z">
              <w:rPr>
                <w:rStyle w:val="Hyperlink"/>
                <w:rFonts w:hint="cs"/>
                <w:noProof/>
              </w:rPr>
            </w:rPrChange>
          </w:rPr>
          <w:delText>Ơ</w:delText>
        </w:r>
        <w:r w:rsidRPr="00164BCC" w:rsidDel="00164BCC">
          <w:rPr>
            <w:noProof/>
            <w:rPrChange w:id="146" w:author="Katou Hideaki" w:date="2016-07-04T21:30:00Z">
              <w:rPr>
                <w:rStyle w:val="Hyperlink"/>
                <w:noProof/>
              </w:rPr>
            </w:rPrChange>
          </w:rPr>
          <w:delText xml:space="preserve"> SỞ LÝ THUYẾT</w:delText>
        </w:r>
        <w:r w:rsidDel="00164BCC">
          <w:rPr>
            <w:noProof/>
            <w:webHidden/>
          </w:rPr>
          <w:tab/>
          <w:delText>5</w:delText>
        </w:r>
      </w:del>
    </w:p>
    <w:p w14:paraId="26C26B57" w14:textId="77777777" w:rsidR="006845FC" w:rsidDel="00164BCC" w:rsidRDefault="006845FC">
      <w:pPr>
        <w:pStyle w:val="TOC2"/>
        <w:tabs>
          <w:tab w:val="left" w:pos="1540"/>
          <w:tab w:val="right" w:leader="dot" w:pos="8777"/>
        </w:tabs>
        <w:rPr>
          <w:del w:id="147" w:author="Katou Hideaki" w:date="2016-07-04T21:30:00Z"/>
          <w:rFonts w:asciiTheme="minorHAnsi" w:eastAsiaTheme="minorEastAsia" w:hAnsiTheme="minorHAnsi"/>
          <w:noProof/>
          <w:sz w:val="22"/>
          <w:lang w:val="en-US" w:eastAsia="ja-JP"/>
        </w:rPr>
      </w:pPr>
      <w:del w:id="148" w:author="Katou Hideaki" w:date="2016-07-04T21:30:00Z">
        <w:r w:rsidRPr="00164BCC" w:rsidDel="00164BCC">
          <w:rPr>
            <w:noProof/>
            <w:rPrChange w:id="149" w:author="Katou Hideaki" w:date="2016-07-04T21:30:00Z">
              <w:rPr>
                <w:rStyle w:val="Hyperlink"/>
                <w:rFonts w:eastAsia="Times New Roman" w:cs="Times New Roman"/>
                <w:noProof/>
                <w:lang w:val="en-US"/>
              </w:rPr>
            </w:rPrChange>
          </w:rPr>
          <w:delText>2.1.</w:delText>
        </w:r>
        <w:r w:rsidDel="00164BCC">
          <w:rPr>
            <w:rFonts w:asciiTheme="minorHAnsi" w:eastAsiaTheme="minorEastAsia" w:hAnsiTheme="minorHAnsi"/>
            <w:noProof/>
            <w:sz w:val="22"/>
            <w:lang w:val="en-US" w:eastAsia="ja-JP"/>
          </w:rPr>
          <w:tab/>
        </w:r>
        <w:r w:rsidRPr="00164BCC" w:rsidDel="00164BCC">
          <w:rPr>
            <w:noProof/>
            <w:rPrChange w:id="150" w:author="Katou Hideaki" w:date="2016-07-04T21:30:00Z">
              <w:rPr>
                <w:rStyle w:val="Hyperlink"/>
                <w:rFonts w:eastAsia="Times New Roman" w:cs="Times New Roman"/>
                <w:noProof/>
                <w:lang w:val="en-US"/>
              </w:rPr>
            </w:rPrChange>
          </w:rPr>
          <w:delText>Giới thiệu về bài toán tìm facial landmarks</w:delText>
        </w:r>
        <w:r w:rsidDel="00164BCC">
          <w:rPr>
            <w:noProof/>
            <w:webHidden/>
          </w:rPr>
          <w:tab/>
          <w:delText>5</w:delText>
        </w:r>
      </w:del>
    </w:p>
    <w:p w14:paraId="0B9CA4B4" w14:textId="77777777" w:rsidR="006845FC" w:rsidDel="00164BCC" w:rsidRDefault="006845FC">
      <w:pPr>
        <w:pStyle w:val="TOC2"/>
        <w:tabs>
          <w:tab w:val="left" w:pos="1540"/>
          <w:tab w:val="right" w:leader="dot" w:pos="8777"/>
        </w:tabs>
        <w:rPr>
          <w:del w:id="151" w:author="Katou Hideaki" w:date="2016-07-04T21:30:00Z"/>
          <w:rFonts w:asciiTheme="minorHAnsi" w:eastAsiaTheme="minorEastAsia" w:hAnsiTheme="minorHAnsi"/>
          <w:noProof/>
          <w:sz w:val="22"/>
          <w:lang w:val="en-US" w:eastAsia="ja-JP"/>
        </w:rPr>
      </w:pPr>
      <w:del w:id="152" w:author="Katou Hideaki" w:date="2016-07-04T21:30:00Z">
        <w:r w:rsidRPr="00164BCC" w:rsidDel="00164BCC">
          <w:rPr>
            <w:noProof/>
            <w:rPrChange w:id="153" w:author="Katou Hideaki" w:date="2016-07-04T21:30:00Z">
              <w:rPr>
                <w:rStyle w:val="Hyperlink"/>
                <w:rFonts w:eastAsia="Times New Roman" w:cs="Times New Roman"/>
                <w:noProof/>
                <w:lang w:val="en-US"/>
              </w:rPr>
            </w:rPrChange>
          </w:rPr>
          <w:delText>2.2.</w:delText>
        </w:r>
        <w:r w:rsidDel="00164BCC">
          <w:rPr>
            <w:rFonts w:asciiTheme="minorHAnsi" w:eastAsiaTheme="minorEastAsia" w:hAnsiTheme="minorHAnsi"/>
            <w:noProof/>
            <w:sz w:val="22"/>
            <w:lang w:val="en-US" w:eastAsia="ja-JP"/>
          </w:rPr>
          <w:tab/>
        </w:r>
        <w:r w:rsidRPr="00164BCC" w:rsidDel="00164BCC">
          <w:rPr>
            <w:noProof/>
            <w:rPrChange w:id="154" w:author="Katou Hideaki" w:date="2016-07-04T21:30:00Z">
              <w:rPr>
                <w:rStyle w:val="Hyperlink"/>
                <w:rFonts w:eastAsia="Times New Roman" w:cs="Times New Roman"/>
                <w:noProof/>
                <w:lang w:val="en-US"/>
              </w:rPr>
            </w:rPrChange>
          </w:rPr>
          <w:delText>Giới thiệu về bài toán nhận diện cảm xúc tr</w:delText>
        </w:r>
        <w:r w:rsidRPr="00164BCC" w:rsidDel="00164BCC">
          <w:rPr>
            <w:rFonts w:hint="eastAsia"/>
            <w:noProof/>
            <w:rPrChange w:id="155" w:author="Katou Hideaki" w:date="2016-07-04T21:30:00Z">
              <w:rPr>
                <w:rStyle w:val="Hyperlink"/>
                <w:rFonts w:eastAsia="Times New Roman" w:cs="Times New Roman" w:hint="eastAsia"/>
                <w:noProof/>
                <w:lang w:val="en-US"/>
              </w:rPr>
            </w:rPrChange>
          </w:rPr>
          <w:delText>ư</w:delText>
        </w:r>
        <w:r w:rsidRPr="00164BCC" w:rsidDel="00164BCC">
          <w:rPr>
            <w:noProof/>
            <w:rPrChange w:id="156" w:author="Katou Hideaki" w:date="2016-07-04T21:30:00Z">
              <w:rPr>
                <w:rStyle w:val="Hyperlink"/>
                <w:rFonts w:eastAsia="Times New Roman" w:cs="Times New Roman"/>
                <w:noProof/>
                <w:lang w:val="en-US"/>
              </w:rPr>
            </w:rPrChange>
          </w:rPr>
          <w:delText>ớc camera</w:delText>
        </w:r>
        <w:r w:rsidDel="00164BCC">
          <w:rPr>
            <w:noProof/>
            <w:webHidden/>
          </w:rPr>
          <w:tab/>
          <w:delText>5</w:delText>
        </w:r>
      </w:del>
    </w:p>
    <w:p w14:paraId="1367346E" w14:textId="77777777" w:rsidR="006845FC" w:rsidDel="00164BCC" w:rsidRDefault="006845FC">
      <w:pPr>
        <w:pStyle w:val="TOC2"/>
        <w:tabs>
          <w:tab w:val="left" w:pos="1540"/>
          <w:tab w:val="right" w:leader="dot" w:pos="8777"/>
        </w:tabs>
        <w:rPr>
          <w:del w:id="157" w:author="Katou Hideaki" w:date="2016-07-04T21:30:00Z"/>
          <w:rFonts w:asciiTheme="minorHAnsi" w:eastAsiaTheme="minorEastAsia" w:hAnsiTheme="minorHAnsi"/>
          <w:noProof/>
          <w:sz w:val="22"/>
          <w:lang w:val="en-US" w:eastAsia="ja-JP"/>
        </w:rPr>
      </w:pPr>
      <w:del w:id="158" w:author="Katou Hideaki" w:date="2016-07-04T21:30:00Z">
        <w:r w:rsidRPr="00164BCC" w:rsidDel="00164BCC">
          <w:rPr>
            <w:noProof/>
            <w:rPrChange w:id="159" w:author="Katou Hideaki" w:date="2016-07-04T21:30:00Z">
              <w:rPr>
                <w:rStyle w:val="Hyperlink"/>
                <w:rFonts w:eastAsia="Times New Roman" w:cs="Times New Roman"/>
                <w:noProof/>
                <w:lang w:val="en-US"/>
              </w:rPr>
            </w:rPrChange>
          </w:rPr>
          <w:delText>2.3.</w:delText>
        </w:r>
        <w:r w:rsidDel="00164BCC">
          <w:rPr>
            <w:rFonts w:asciiTheme="minorHAnsi" w:eastAsiaTheme="minorEastAsia" w:hAnsiTheme="minorHAnsi"/>
            <w:noProof/>
            <w:sz w:val="22"/>
            <w:lang w:val="en-US" w:eastAsia="ja-JP"/>
          </w:rPr>
          <w:tab/>
        </w:r>
        <w:r w:rsidRPr="00164BCC" w:rsidDel="00164BCC">
          <w:rPr>
            <w:noProof/>
            <w:rPrChange w:id="160" w:author="Katou Hideaki" w:date="2016-07-04T21:30:00Z">
              <w:rPr>
                <w:rStyle w:val="Hyperlink"/>
                <w:rFonts w:eastAsia="Times New Roman" w:cs="Times New Roman"/>
                <w:noProof/>
                <w:lang w:val="en-US"/>
              </w:rPr>
            </w:rPrChange>
          </w:rPr>
          <w:delText>Thuật toán cây quyết định (decision tree)</w:delText>
        </w:r>
        <w:r w:rsidDel="00164BCC">
          <w:rPr>
            <w:noProof/>
            <w:webHidden/>
          </w:rPr>
          <w:tab/>
          <w:delText>5</w:delText>
        </w:r>
      </w:del>
    </w:p>
    <w:p w14:paraId="79532BC9" w14:textId="77777777" w:rsidR="006845FC" w:rsidDel="00164BCC" w:rsidRDefault="006845FC">
      <w:pPr>
        <w:pStyle w:val="TOC2"/>
        <w:tabs>
          <w:tab w:val="left" w:pos="1540"/>
          <w:tab w:val="right" w:leader="dot" w:pos="8777"/>
        </w:tabs>
        <w:rPr>
          <w:del w:id="161" w:author="Katou Hideaki" w:date="2016-07-04T21:30:00Z"/>
          <w:rFonts w:asciiTheme="minorHAnsi" w:eastAsiaTheme="minorEastAsia" w:hAnsiTheme="minorHAnsi"/>
          <w:noProof/>
          <w:sz w:val="22"/>
          <w:lang w:val="en-US" w:eastAsia="ja-JP"/>
        </w:rPr>
      </w:pPr>
      <w:del w:id="162" w:author="Katou Hideaki" w:date="2016-07-04T21:30:00Z">
        <w:r w:rsidRPr="00164BCC" w:rsidDel="00164BCC">
          <w:rPr>
            <w:noProof/>
            <w:rPrChange w:id="163" w:author="Katou Hideaki" w:date="2016-07-04T21:30:00Z">
              <w:rPr>
                <w:rStyle w:val="Hyperlink"/>
                <w:rFonts w:eastAsia="Times New Roman" w:cs="Times New Roman"/>
                <w:noProof/>
                <w:lang w:val="en-US"/>
              </w:rPr>
            </w:rPrChange>
          </w:rPr>
          <w:delText>2.4.</w:delText>
        </w:r>
        <w:r w:rsidDel="00164BCC">
          <w:rPr>
            <w:rFonts w:asciiTheme="minorHAnsi" w:eastAsiaTheme="minorEastAsia" w:hAnsiTheme="minorHAnsi"/>
            <w:noProof/>
            <w:sz w:val="22"/>
            <w:lang w:val="en-US" w:eastAsia="ja-JP"/>
          </w:rPr>
          <w:tab/>
        </w:r>
        <w:r w:rsidRPr="00164BCC" w:rsidDel="00164BCC">
          <w:rPr>
            <w:noProof/>
            <w:rPrChange w:id="164" w:author="Katou Hideaki" w:date="2016-07-04T21:30:00Z">
              <w:rPr>
                <w:rStyle w:val="Hyperlink"/>
                <w:rFonts w:eastAsia="Times New Roman" w:cs="Times New Roman"/>
                <w:noProof/>
                <w:lang w:val="en-US"/>
              </w:rPr>
            </w:rPrChange>
          </w:rPr>
          <w:delText>Thuật toán SVM (Support Vector Machines)</w:delText>
        </w:r>
        <w:r w:rsidDel="00164BCC">
          <w:rPr>
            <w:noProof/>
            <w:webHidden/>
          </w:rPr>
          <w:tab/>
          <w:delText>5</w:delText>
        </w:r>
      </w:del>
    </w:p>
    <w:p w14:paraId="06C3B755" w14:textId="77777777" w:rsidR="006845FC" w:rsidDel="00164BCC" w:rsidRDefault="006845FC">
      <w:pPr>
        <w:pStyle w:val="TOC3"/>
        <w:tabs>
          <w:tab w:val="left" w:pos="1892"/>
          <w:tab w:val="right" w:leader="dot" w:pos="8777"/>
        </w:tabs>
        <w:rPr>
          <w:del w:id="165" w:author="Katou Hideaki" w:date="2016-07-04T21:30:00Z"/>
          <w:rFonts w:asciiTheme="minorHAnsi" w:eastAsiaTheme="minorEastAsia" w:hAnsiTheme="minorHAnsi"/>
          <w:noProof/>
          <w:sz w:val="22"/>
          <w:lang w:val="en-US" w:eastAsia="ja-JP"/>
        </w:rPr>
      </w:pPr>
      <w:del w:id="166" w:author="Katou Hideaki" w:date="2016-07-04T21:30:00Z">
        <w:r w:rsidRPr="00164BCC" w:rsidDel="00164BCC">
          <w:rPr>
            <w:noProof/>
            <w:rPrChange w:id="167" w:author="Katou Hideaki" w:date="2016-07-04T21:30:00Z">
              <w:rPr>
                <w:rStyle w:val="Hyperlink"/>
                <w:noProof/>
                <w:lang w:val="en-US"/>
              </w:rPr>
            </w:rPrChange>
          </w:rPr>
          <w:delText>2.4.1.</w:delText>
        </w:r>
        <w:r w:rsidDel="00164BCC">
          <w:rPr>
            <w:rFonts w:asciiTheme="minorHAnsi" w:eastAsiaTheme="minorEastAsia" w:hAnsiTheme="minorHAnsi"/>
            <w:noProof/>
            <w:sz w:val="22"/>
            <w:lang w:val="en-US" w:eastAsia="ja-JP"/>
          </w:rPr>
          <w:tab/>
        </w:r>
        <w:r w:rsidRPr="00164BCC" w:rsidDel="00164BCC">
          <w:rPr>
            <w:noProof/>
            <w:rPrChange w:id="168" w:author="Katou Hideaki" w:date="2016-07-04T21:30:00Z">
              <w:rPr>
                <w:rStyle w:val="Hyperlink"/>
                <w:noProof/>
                <w:lang w:val="en-US"/>
              </w:rPr>
            </w:rPrChange>
          </w:rPr>
          <w:delText>Tổng quan</w:delText>
        </w:r>
        <w:r w:rsidDel="00164BCC">
          <w:rPr>
            <w:noProof/>
            <w:webHidden/>
          </w:rPr>
          <w:tab/>
          <w:delText>5</w:delText>
        </w:r>
      </w:del>
    </w:p>
    <w:p w14:paraId="1D5CEE5B" w14:textId="77777777" w:rsidR="006845FC" w:rsidDel="00164BCC" w:rsidRDefault="006845FC">
      <w:pPr>
        <w:pStyle w:val="TOC3"/>
        <w:tabs>
          <w:tab w:val="left" w:pos="1892"/>
          <w:tab w:val="right" w:leader="dot" w:pos="8777"/>
        </w:tabs>
        <w:rPr>
          <w:del w:id="169" w:author="Katou Hideaki" w:date="2016-07-04T21:30:00Z"/>
          <w:rFonts w:asciiTheme="minorHAnsi" w:eastAsiaTheme="minorEastAsia" w:hAnsiTheme="minorHAnsi"/>
          <w:noProof/>
          <w:sz w:val="22"/>
          <w:lang w:val="en-US" w:eastAsia="ja-JP"/>
        </w:rPr>
      </w:pPr>
      <w:del w:id="170" w:author="Katou Hideaki" w:date="2016-07-04T21:30:00Z">
        <w:r w:rsidRPr="00164BCC" w:rsidDel="00164BCC">
          <w:rPr>
            <w:noProof/>
            <w:rPrChange w:id="171" w:author="Katou Hideaki" w:date="2016-07-04T21:30:00Z">
              <w:rPr>
                <w:rStyle w:val="Hyperlink"/>
                <w:noProof/>
                <w:lang w:val="en-US"/>
              </w:rPr>
            </w:rPrChange>
          </w:rPr>
          <w:delText>2.4.2.</w:delText>
        </w:r>
        <w:r w:rsidDel="00164BCC">
          <w:rPr>
            <w:rFonts w:asciiTheme="minorHAnsi" w:eastAsiaTheme="minorEastAsia" w:hAnsiTheme="minorHAnsi"/>
            <w:noProof/>
            <w:sz w:val="22"/>
            <w:lang w:val="en-US" w:eastAsia="ja-JP"/>
          </w:rPr>
          <w:tab/>
        </w:r>
        <w:r w:rsidRPr="00164BCC" w:rsidDel="00164BCC">
          <w:rPr>
            <w:noProof/>
            <w:rPrChange w:id="172" w:author="Katou Hideaki" w:date="2016-07-04T21:30:00Z">
              <w:rPr>
                <w:rStyle w:val="Hyperlink"/>
                <w:noProof/>
                <w:lang w:val="en-US"/>
              </w:rPr>
            </w:rPrChange>
          </w:rPr>
          <w:delText>SVM tuyến tính (Linear SVM)</w:delText>
        </w:r>
        <w:r w:rsidDel="00164BCC">
          <w:rPr>
            <w:noProof/>
            <w:webHidden/>
          </w:rPr>
          <w:tab/>
          <w:delText>5</w:delText>
        </w:r>
      </w:del>
    </w:p>
    <w:p w14:paraId="1130CE90" w14:textId="77777777" w:rsidR="006845FC" w:rsidDel="00164BCC" w:rsidRDefault="006845FC">
      <w:pPr>
        <w:pStyle w:val="TOC4"/>
        <w:tabs>
          <w:tab w:val="left" w:pos="2347"/>
          <w:tab w:val="right" w:leader="dot" w:pos="8777"/>
        </w:tabs>
        <w:rPr>
          <w:del w:id="173" w:author="Katou Hideaki" w:date="2016-07-04T21:30:00Z"/>
          <w:rFonts w:asciiTheme="minorHAnsi" w:eastAsiaTheme="minorEastAsia" w:hAnsiTheme="minorHAnsi"/>
          <w:noProof/>
          <w:sz w:val="22"/>
          <w:lang w:val="en-US" w:eastAsia="ja-JP"/>
        </w:rPr>
      </w:pPr>
      <w:del w:id="174" w:author="Katou Hideaki" w:date="2016-07-04T21:30:00Z">
        <w:r w:rsidRPr="00164BCC" w:rsidDel="00164BCC">
          <w:rPr>
            <w:noProof/>
            <w:rPrChange w:id="175" w:author="Katou Hideaki" w:date="2016-07-04T21:30:00Z">
              <w:rPr>
                <w:rStyle w:val="Hyperlink"/>
                <w:noProof/>
                <w:lang w:val="en-US"/>
              </w:rPr>
            </w:rPrChange>
          </w:rPr>
          <w:delText>2.4.2.1.</w:delText>
        </w:r>
        <w:r w:rsidDel="00164BCC">
          <w:rPr>
            <w:rFonts w:asciiTheme="minorHAnsi" w:eastAsiaTheme="minorEastAsia" w:hAnsiTheme="minorHAnsi"/>
            <w:noProof/>
            <w:sz w:val="22"/>
            <w:lang w:val="en-US" w:eastAsia="ja-JP"/>
          </w:rPr>
          <w:tab/>
        </w:r>
        <w:r w:rsidRPr="00164BCC" w:rsidDel="00164BCC">
          <w:rPr>
            <w:noProof/>
            <w:rPrChange w:id="176" w:author="Katou Hideaki" w:date="2016-07-04T21:30:00Z">
              <w:rPr>
                <w:rStyle w:val="Hyperlink"/>
                <w:noProof/>
                <w:lang w:val="en-US"/>
              </w:rPr>
            </w:rPrChange>
          </w:rPr>
          <w:delText>Hard-margin</w:delText>
        </w:r>
        <w:r w:rsidDel="00164BCC">
          <w:rPr>
            <w:noProof/>
            <w:webHidden/>
          </w:rPr>
          <w:tab/>
          <w:delText>6</w:delText>
        </w:r>
      </w:del>
    </w:p>
    <w:p w14:paraId="187111F4" w14:textId="77777777" w:rsidR="006845FC" w:rsidDel="00164BCC" w:rsidRDefault="006845FC">
      <w:pPr>
        <w:pStyle w:val="TOC4"/>
        <w:tabs>
          <w:tab w:val="left" w:pos="2347"/>
          <w:tab w:val="right" w:leader="dot" w:pos="8777"/>
        </w:tabs>
        <w:rPr>
          <w:del w:id="177" w:author="Katou Hideaki" w:date="2016-07-04T21:30:00Z"/>
          <w:rFonts w:asciiTheme="minorHAnsi" w:eastAsiaTheme="minorEastAsia" w:hAnsiTheme="minorHAnsi"/>
          <w:noProof/>
          <w:sz w:val="22"/>
          <w:lang w:val="en-US" w:eastAsia="ja-JP"/>
        </w:rPr>
      </w:pPr>
      <w:del w:id="178" w:author="Katou Hideaki" w:date="2016-07-04T21:30:00Z">
        <w:r w:rsidRPr="00164BCC" w:rsidDel="00164BCC">
          <w:rPr>
            <w:noProof/>
            <w:rPrChange w:id="179" w:author="Katou Hideaki" w:date="2016-07-04T21:30:00Z">
              <w:rPr>
                <w:rStyle w:val="Hyperlink"/>
                <w:noProof/>
                <w:lang w:val="en-US"/>
              </w:rPr>
            </w:rPrChange>
          </w:rPr>
          <w:delText>2.4.2.2.</w:delText>
        </w:r>
        <w:r w:rsidDel="00164BCC">
          <w:rPr>
            <w:rFonts w:asciiTheme="minorHAnsi" w:eastAsiaTheme="minorEastAsia" w:hAnsiTheme="minorHAnsi"/>
            <w:noProof/>
            <w:sz w:val="22"/>
            <w:lang w:val="en-US" w:eastAsia="ja-JP"/>
          </w:rPr>
          <w:tab/>
        </w:r>
        <w:r w:rsidRPr="00164BCC" w:rsidDel="00164BCC">
          <w:rPr>
            <w:noProof/>
            <w:rPrChange w:id="180" w:author="Katou Hideaki" w:date="2016-07-04T21:30:00Z">
              <w:rPr>
                <w:rStyle w:val="Hyperlink"/>
                <w:noProof/>
                <w:lang w:val="en-US"/>
              </w:rPr>
            </w:rPrChange>
          </w:rPr>
          <w:delText>Soft-margin</w:delText>
        </w:r>
        <w:r w:rsidDel="00164BCC">
          <w:rPr>
            <w:noProof/>
            <w:webHidden/>
          </w:rPr>
          <w:tab/>
          <w:delText>7</w:delText>
        </w:r>
      </w:del>
    </w:p>
    <w:p w14:paraId="44CA747D" w14:textId="77777777" w:rsidR="006845FC" w:rsidDel="00164BCC" w:rsidRDefault="006845FC">
      <w:pPr>
        <w:pStyle w:val="TOC3"/>
        <w:tabs>
          <w:tab w:val="left" w:pos="1892"/>
          <w:tab w:val="right" w:leader="dot" w:pos="8777"/>
        </w:tabs>
        <w:rPr>
          <w:del w:id="181" w:author="Katou Hideaki" w:date="2016-07-04T21:30:00Z"/>
          <w:rFonts w:asciiTheme="minorHAnsi" w:eastAsiaTheme="minorEastAsia" w:hAnsiTheme="minorHAnsi"/>
          <w:noProof/>
          <w:sz w:val="22"/>
          <w:lang w:val="en-US" w:eastAsia="ja-JP"/>
        </w:rPr>
      </w:pPr>
      <w:del w:id="182" w:author="Katou Hideaki" w:date="2016-07-04T21:30:00Z">
        <w:r w:rsidRPr="00164BCC" w:rsidDel="00164BCC">
          <w:rPr>
            <w:noProof/>
            <w:rPrChange w:id="183" w:author="Katou Hideaki" w:date="2016-07-04T21:30:00Z">
              <w:rPr>
                <w:rStyle w:val="Hyperlink"/>
                <w:noProof/>
                <w:lang w:val="en-US"/>
              </w:rPr>
            </w:rPrChange>
          </w:rPr>
          <w:delText>2.4.3.</w:delText>
        </w:r>
        <w:r w:rsidDel="00164BCC">
          <w:rPr>
            <w:rFonts w:asciiTheme="minorHAnsi" w:eastAsiaTheme="minorEastAsia" w:hAnsiTheme="minorHAnsi"/>
            <w:noProof/>
            <w:sz w:val="22"/>
            <w:lang w:val="en-US" w:eastAsia="ja-JP"/>
          </w:rPr>
          <w:tab/>
        </w:r>
        <w:r w:rsidRPr="00164BCC" w:rsidDel="00164BCC">
          <w:rPr>
            <w:noProof/>
            <w:rPrChange w:id="184" w:author="Katou Hideaki" w:date="2016-07-04T21:30:00Z">
              <w:rPr>
                <w:rStyle w:val="Hyperlink"/>
                <w:noProof/>
                <w:lang w:val="en-US"/>
              </w:rPr>
            </w:rPrChange>
          </w:rPr>
          <w:delText>Kernel method</w:delText>
        </w:r>
        <w:r w:rsidDel="00164BCC">
          <w:rPr>
            <w:noProof/>
            <w:webHidden/>
          </w:rPr>
          <w:tab/>
          <w:delText>7</w:delText>
        </w:r>
      </w:del>
    </w:p>
    <w:p w14:paraId="25E3B7C1" w14:textId="77777777" w:rsidR="006845FC" w:rsidDel="00164BCC" w:rsidRDefault="006845FC">
      <w:pPr>
        <w:pStyle w:val="TOC4"/>
        <w:tabs>
          <w:tab w:val="left" w:pos="2347"/>
          <w:tab w:val="right" w:leader="dot" w:pos="8777"/>
        </w:tabs>
        <w:rPr>
          <w:del w:id="185" w:author="Katou Hideaki" w:date="2016-07-04T21:30:00Z"/>
          <w:rFonts w:asciiTheme="minorHAnsi" w:eastAsiaTheme="minorEastAsia" w:hAnsiTheme="minorHAnsi"/>
          <w:noProof/>
          <w:sz w:val="22"/>
          <w:lang w:val="en-US" w:eastAsia="ja-JP"/>
        </w:rPr>
      </w:pPr>
      <w:del w:id="186" w:author="Katou Hideaki" w:date="2016-07-04T21:30:00Z">
        <w:r w:rsidRPr="00164BCC" w:rsidDel="00164BCC">
          <w:rPr>
            <w:noProof/>
            <w:rPrChange w:id="187" w:author="Katou Hideaki" w:date="2016-07-04T21:30:00Z">
              <w:rPr>
                <w:rStyle w:val="Hyperlink"/>
                <w:noProof/>
              </w:rPr>
            </w:rPrChange>
          </w:rPr>
          <w:delText>2.4.3.1.</w:delText>
        </w:r>
        <w:r w:rsidDel="00164BCC">
          <w:rPr>
            <w:rFonts w:asciiTheme="minorHAnsi" w:eastAsiaTheme="minorEastAsia" w:hAnsiTheme="minorHAnsi"/>
            <w:noProof/>
            <w:sz w:val="22"/>
            <w:lang w:val="en-US" w:eastAsia="ja-JP"/>
          </w:rPr>
          <w:tab/>
        </w:r>
        <w:r w:rsidRPr="00164BCC" w:rsidDel="00164BCC">
          <w:rPr>
            <w:noProof/>
            <w:rPrChange w:id="188" w:author="Katou Hideaki" w:date="2016-07-04T21:30:00Z">
              <w:rPr>
                <w:rStyle w:val="Hyperlink"/>
                <w:noProof/>
              </w:rPr>
            </w:rPrChange>
          </w:rPr>
          <w:delText>Định nghĩa</w:delText>
        </w:r>
        <w:r w:rsidDel="00164BCC">
          <w:rPr>
            <w:noProof/>
            <w:webHidden/>
          </w:rPr>
          <w:tab/>
          <w:delText>8</w:delText>
        </w:r>
      </w:del>
    </w:p>
    <w:p w14:paraId="2C0D2083" w14:textId="77777777" w:rsidR="006845FC" w:rsidDel="00164BCC" w:rsidRDefault="006845FC">
      <w:pPr>
        <w:pStyle w:val="TOC4"/>
        <w:tabs>
          <w:tab w:val="left" w:pos="2347"/>
          <w:tab w:val="right" w:leader="dot" w:pos="8777"/>
        </w:tabs>
        <w:rPr>
          <w:del w:id="189" w:author="Katou Hideaki" w:date="2016-07-04T21:30:00Z"/>
          <w:rFonts w:asciiTheme="minorHAnsi" w:eastAsiaTheme="minorEastAsia" w:hAnsiTheme="minorHAnsi"/>
          <w:noProof/>
          <w:sz w:val="22"/>
          <w:lang w:val="en-US" w:eastAsia="ja-JP"/>
        </w:rPr>
      </w:pPr>
      <w:del w:id="190" w:author="Katou Hideaki" w:date="2016-07-04T21:30:00Z">
        <w:r w:rsidRPr="00164BCC" w:rsidDel="00164BCC">
          <w:rPr>
            <w:noProof/>
            <w:rPrChange w:id="191" w:author="Katou Hideaki" w:date="2016-07-04T21:30:00Z">
              <w:rPr>
                <w:rStyle w:val="Hyperlink"/>
                <w:noProof/>
              </w:rPr>
            </w:rPrChange>
          </w:rPr>
          <w:delText>2.4.3.2.</w:delText>
        </w:r>
        <w:r w:rsidDel="00164BCC">
          <w:rPr>
            <w:rFonts w:asciiTheme="minorHAnsi" w:eastAsiaTheme="minorEastAsia" w:hAnsiTheme="minorHAnsi"/>
            <w:noProof/>
            <w:sz w:val="22"/>
            <w:lang w:val="en-US" w:eastAsia="ja-JP"/>
          </w:rPr>
          <w:tab/>
        </w:r>
        <w:r w:rsidRPr="00164BCC" w:rsidDel="00164BCC">
          <w:rPr>
            <w:noProof/>
            <w:rPrChange w:id="192" w:author="Katou Hideaki" w:date="2016-07-04T21:30:00Z">
              <w:rPr>
                <w:rStyle w:val="Hyperlink"/>
                <w:noProof/>
              </w:rPr>
            </w:rPrChange>
          </w:rPr>
          <w:delText>Điều kiện Mercer</w:delText>
        </w:r>
        <w:r w:rsidDel="00164BCC">
          <w:rPr>
            <w:noProof/>
            <w:webHidden/>
          </w:rPr>
          <w:tab/>
          <w:delText>9</w:delText>
        </w:r>
      </w:del>
    </w:p>
    <w:p w14:paraId="0EA4FA50" w14:textId="77777777" w:rsidR="006845FC" w:rsidDel="00164BCC" w:rsidRDefault="006845FC">
      <w:pPr>
        <w:pStyle w:val="TOC4"/>
        <w:tabs>
          <w:tab w:val="left" w:pos="2347"/>
          <w:tab w:val="right" w:leader="dot" w:pos="8777"/>
        </w:tabs>
        <w:rPr>
          <w:del w:id="193" w:author="Katou Hideaki" w:date="2016-07-04T21:30:00Z"/>
          <w:rFonts w:asciiTheme="minorHAnsi" w:eastAsiaTheme="minorEastAsia" w:hAnsiTheme="minorHAnsi"/>
          <w:noProof/>
          <w:sz w:val="22"/>
          <w:lang w:val="en-US" w:eastAsia="ja-JP"/>
        </w:rPr>
      </w:pPr>
      <w:del w:id="194" w:author="Katou Hideaki" w:date="2016-07-04T21:30:00Z">
        <w:r w:rsidRPr="00164BCC" w:rsidDel="00164BCC">
          <w:rPr>
            <w:noProof/>
            <w:rPrChange w:id="195" w:author="Katou Hideaki" w:date="2016-07-04T21:30:00Z">
              <w:rPr>
                <w:rStyle w:val="Hyperlink"/>
                <w:noProof/>
              </w:rPr>
            </w:rPrChange>
          </w:rPr>
          <w:delText>2.4.3.3.</w:delText>
        </w:r>
        <w:r w:rsidDel="00164BCC">
          <w:rPr>
            <w:rFonts w:asciiTheme="minorHAnsi" w:eastAsiaTheme="minorEastAsia" w:hAnsiTheme="minorHAnsi"/>
            <w:noProof/>
            <w:sz w:val="22"/>
            <w:lang w:val="en-US" w:eastAsia="ja-JP"/>
          </w:rPr>
          <w:tab/>
        </w:r>
        <w:r w:rsidRPr="00164BCC" w:rsidDel="00164BCC">
          <w:rPr>
            <w:noProof/>
            <w:rPrChange w:id="196" w:author="Katou Hideaki" w:date="2016-07-04T21:30:00Z">
              <w:rPr>
                <w:rStyle w:val="Hyperlink"/>
                <w:noProof/>
              </w:rPr>
            </w:rPrChange>
          </w:rPr>
          <w:delText>Radial basis function (RBF)</w:delText>
        </w:r>
        <w:r w:rsidDel="00164BCC">
          <w:rPr>
            <w:noProof/>
            <w:webHidden/>
          </w:rPr>
          <w:tab/>
          <w:delText>9</w:delText>
        </w:r>
      </w:del>
    </w:p>
    <w:p w14:paraId="6A2395CB" w14:textId="77777777" w:rsidR="006845FC" w:rsidDel="00164BCC" w:rsidRDefault="006845FC">
      <w:pPr>
        <w:pStyle w:val="TOC2"/>
        <w:tabs>
          <w:tab w:val="left" w:pos="1540"/>
          <w:tab w:val="right" w:leader="dot" w:pos="8777"/>
        </w:tabs>
        <w:rPr>
          <w:del w:id="197" w:author="Katou Hideaki" w:date="2016-07-04T21:30:00Z"/>
          <w:rFonts w:asciiTheme="minorHAnsi" w:eastAsiaTheme="minorEastAsia" w:hAnsiTheme="minorHAnsi"/>
          <w:noProof/>
          <w:sz w:val="22"/>
          <w:lang w:val="en-US" w:eastAsia="ja-JP"/>
        </w:rPr>
      </w:pPr>
      <w:del w:id="198" w:author="Katou Hideaki" w:date="2016-07-04T21:30:00Z">
        <w:r w:rsidRPr="00164BCC" w:rsidDel="00164BCC">
          <w:rPr>
            <w:noProof/>
            <w:rPrChange w:id="199" w:author="Katou Hideaki" w:date="2016-07-04T21:30:00Z">
              <w:rPr>
                <w:rStyle w:val="Hyperlink"/>
                <w:noProof/>
              </w:rPr>
            </w:rPrChange>
          </w:rPr>
          <w:delText>2.5.</w:delText>
        </w:r>
        <w:r w:rsidDel="00164BCC">
          <w:rPr>
            <w:rFonts w:asciiTheme="minorHAnsi" w:eastAsiaTheme="minorEastAsia" w:hAnsiTheme="minorHAnsi"/>
            <w:noProof/>
            <w:sz w:val="22"/>
            <w:lang w:val="en-US" w:eastAsia="ja-JP"/>
          </w:rPr>
          <w:tab/>
        </w:r>
        <w:r w:rsidRPr="00164BCC" w:rsidDel="00164BCC">
          <w:rPr>
            <w:noProof/>
            <w:rPrChange w:id="200" w:author="Katou Hideaki" w:date="2016-07-04T21:30:00Z">
              <w:rPr>
                <w:rStyle w:val="Hyperlink"/>
                <w:noProof/>
              </w:rPr>
            </w:rPrChange>
          </w:rPr>
          <w:delText>Multi-class SVM</w:delText>
        </w:r>
        <w:r w:rsidDel="00164BCC">
          <w:rPr>
            <w:noProof/>
            <w:webHidden/>
          </w:rPr>
          <w:tab/>
          <w:delText>10</w:delText>
        </w:r>
      </w:del>
    </w:p>
    <w:p w14:paraId="72367891" w14:textId="77777777" w:rsidR="006845FC" w:rsidDel="00164BCC" w:rsidRDefault="006845FC">
      <w:pPr>
        <w:pStyle w:val="TOC3"/>
        <w:tabs>
          <w:tab w:val="left" w:pos="1892"/>
          <w:tab w:val="right" w:leader="dot" w:pos="8777"/>
        </w:tabs>
        <w:rPr>
          <w:del w:id="201" w:author="Katou Hideaki" w:date="2016-07-04T21:30:00Z"/>
          <w:rFonts w:asciiTheme="minorHAnsi" w:eastAsiaTheme="minorEastAsia" w:hAnsiTheme="minorHAnsi"/>
          <w:noProof/>
          <w:sz w:val="22"/>
          <w:lang w:val="en-US" w:eastAsia="ja-JP"/>
        </w:rPr>
      </w:pPr>
      <w:del w:id="202" w:author="Katou Hideaki" w:date="2016-07-04T21:30:00Z">
        <w:r w:rsidRPr="00164BCC" w:rsidDel="00164BCC">
          <w:rPr>
            <w:noProof/>
            <w:rPrChange w:id="203" w:author="Katou Hideaki" w:date="2016-07-04T21:30:00Z">
              <w:rPr>
                <w:rStyle w:val="Hyperlink"/>
                <w:noProof/>
              </w:rPr>
            </w:rPrChange>
          </w:rPr>
          <w:delText>2.5.1.</w:delText>
        </w:r>
        <w:r w:rsidDel="00164BCC">
          <w:rPr>
            <w:rFonts w:asciiTheme="minorHAnsi" w:eastAsiaTheme="minorEastAsia" w:hAnsiTheme="minorHAnsi"/>
            <w:noProof/>
            <w:sz w:val="22"/>
            <w:lang w:val="en-US" w:eastAsia="ja-JP"/>
          </w:rPr>
          <w:tab/>
        </w:r>
        <w:r w:rsidRPr="00164BCC" w:rsidDel="00164BCC">
          <w:rPr>
            <w:noProof/>
            <w:rPrChange w:id="204" w:author="Katou Hideaki" w:date="2016-07-04T21:30:00Z">
              <w:rPr>
                <w:rStyle w:val="Hyperlink"/>
                <w:noProof/>
              </w:rPr>
            </w:rPrChange>
          </w:rPr>
          <w:delText>One-versus-all</w:delText>
        </w:r>
        <w:r w:rsidDel="00164BCC">
          <w:rPr>
            <w:noProof/>
            <w:webHidden/>
          </w:rPr>
          <w:tab/>
          <w:delText>10</w:delText>
        </w:r>
      </w:del>
    </w:p>
    <w:p w14:paraId="2EBC3B21" w14:textId="77777777" w:rsidR="006845FC" w:rsidDel="00164BCC" w:rsidRDefault="006845FC">
      <w:pPr>
        <w:pStyle w:val="TOC3"/>
        <w:tabs>
          <w:tab w:val="left" w:pos="1892"/>
          <w:tab w:val="right" w:leader="dot" w:pos="8777"/>
        </w:tabs>
        <w:rPr>
          <w:del w:id="205" w:author="Katou Hideaki" w:date="2016-07-04T21:30:00Z"/>
          <w:rFonts w:asciiTheme="minorHAnsi" w:eastAsiaTheme="minorEastAsia" w:hAnsiTheme="minorHAnsi"/>
          <w:noProof/>
          <w:sz w:val="22"/>
          <w:lang w:val="en-US" w:eastAsia="ja-JP"/>
        </w:rPr>
      </w:pPr>
      <w:del w:id="206" w:author="Katou Hideaki" w:date="2016-07-04T21:30:00Z">
        <w:r w:rsidRPr="00164BCC" w:rsidDel="00164BCC">
          <w:rPr>
            <w:noProof/>
            <w:rPrChange w:id="207" w:author="Katou Hideaki" w:date="2016-07-04T21:30:00Z">
              <w:rPr>
                <w:rStyle w:val="Hyperlink"/>
                <w:noProof/>
              </w:rPr>
            </w:rPrChange>
          </w:rPr>
          <w:delText>2.5.2.</w:delText>
        </w:r>
        <w:r w:rsidDel="00164BCC">
          <w:rPr>
            <w:rFonts w:asciiTheme="minorHAnsi" w:eastAsiaTheme="minorEastAsia" w:hAnsiTheme="minorHAnsi"/>
            <w:noProof/>
            <w:sz w:val="22"/>
            <w:lang w:val="en-US" w:eastAsia="ja-JP"/>
          </w:rPr>
          <w:tab/>
        </w:r>
        <w:r w:rsidRPr="00164BCC" w:rsidDel="00164BCC">
          <w:rPr>
            <w:noProof/>
            <w:rPrChange w:id="208" w:author="Katou Hideaki" w:date="2016-07-04T21:30:00Z">
              <w:rPr>
                <w:rStyle w:val="Hyperlink"/>
                <w:noProof/>
              </w:rPr>
            </w:rPrChange>
          </w:rPr>
          <w:delText>One-versus-one</w:delText>
        </w:r>
        <w:r w:rsidDel="00164BCC">
          <w:rPr>
            <w:noProof/>
            <w:webHidden/>
          </w:rPr>
          <w:tab/>
          <w:delText>10</w:delText>
        </w:r>
      </w:del>
    </w:p>
    <w:p w14:paraId="06351C8F" w14:textId="77777777" w:rsidR="006845FC" w:rsidDel="00164BCC" w:rsidRDefault="006845FC">
      <w:pPr>
        <w:pStyle w:val="TOC2"/>
        <w:tabs>
          <w:tab w:val="left" w:pos="1540"/>
          <w:tab w:val="right" w:leader="dot" w:pos="8777"/>
        </w:tabs>
        <w:rPr>
          <w:del w:id="209" w:author="Katou Hideaki" w:date="2016-07-04T21:30:00Z"/>
          <w:rFonts w:asciiTheme="minorHAnsi" w:eastAsiaTheme="minorEastAsia" w:hAnsiTheme="minorHAnsi"/>
          <w:noProof/>
          <w:sz w:val="22"/>
          <w:lang w:val="en-US" w:eastAsia="ja-JP"/>
        </w:rPr>
      </w:pPr>
      <w:del w:id="210" w:author="Katou Hideaki" w:date="2016-07-04T21:30:00Z">
        <w:r w:rsidRPr="00164BCC" w:rsidDel="00164BCC">
          <w:rPr>
            <w:noProof/>
            <w:rPrChange w:id="211" w:author="Katou Hideaki" w:date="2016-07-04T21:30:00Z">
              <w:rPr>
                <w:rStyle w:val="Hyperlink"/>
                <w:noProof/>
              </w:rPr>
            </w:rPrChange>
          </w:rPr>
          <w:delText>2.6.</w:delText>
        </w:r>
        <w:r w:rsidDel="00164BCC">
          <w:rPr>
            <w:rFonts w:asciiTheme="minorHAnsi" w:eastAsiaTheme="minorEastAsia" w:hAnsiTheme="minorHAnsi"/>
            <w:noProof/>
            <w:sz w:val="22"/>
            <w:lang w:val="en-US" w:eastAsia="ja-JP"/>
          </w:rPr>
          <w:tab/>
        </w:r>
        <w:r w:rsidRPr="00164BCC" w:rsidDel="00164BCC">
          <w:rPr>
            <w:noProof/>
            <w:rPrChange w:id="212" w:author="Katou Hideaki" w:date="2016-07-04T21:30:00Z">
              <w:rPr>
                <w:rStyle w:val="Hyperlink"/>
                <w:noProof/>
              </w:rPr>
            </w:rPrChange>
          </w:rPr>
          <w:delText>Cải tiến model</w:delText>
        </w:r>
        <w:r w:rsidDel="00164BCC">
          <w:rPr>
            <w:noProof/>
            <w:webHidden/>
          </w:rPr>
          <w:tab/>
          <w:delText>11</w:delText>
        </w:r>
      </w:del>
    </w:p>
    <w:p w14:paraId="3E955CEF" w14:textId="77777777" w:rsidR="006845FC" w:rsidDel="00164BCC" w:rsidRDefault="006845FC">
      <w:pPr>
        <w:pStyle w:val="TOC1"/>
        <w:rPr>
          <w:del w:id="213" w:author="Katou Hideaki" w:date="2016-07-04T21:30:00Z"/>
          <w:rFonts w:asciiTheme="minorHAnsi" w:eastAsiaTheme="minorEastAsia" w:hAnsiTheme="minorHAnsi"/>
          <w:noProof/>
          <w:sz w:val="22"/>
          <w:lang w:val="en-US" w:eastAsia="ja-JP"/>
        </w:rPr>
      </w:pPr>
      <w:del w:id="214" w:author="Katou Hideaki" w:date="2016-07-04T21:30:00Z">
        <w:r w:rsidRPr="00164BCC" w:rsidDel="00164BCC">
          <w:rPr>
            <w:noProof/>
            <w:rPrChange w:id="215" w:author="Katou Hideaki" w:date="2016-07-04T21:30:00Z">
              <w:rPr>
                <w:rStyle w:val="Hyperlink"/>
                <w:noProof/>
              </w:rPr>
            </w:rPrChange>
          </w:rPr>
          <w:delText>Ch</w:delText>
        </w:r>
        <w:r w:rsidRPr="00164BCC" w:rsidDel="00164BCC">
          <w:rPr>
            <w:rFonts w:hint="cs"/>
            <w:noProof/>
            <w:rPrChange w:id="216" w:author="Katou Hideaki" w:date="2016-07-04T21:30:00Z">
              <w:rPr>
                <w:rStyle w:val="Hyperlink"/>
                <w:rFonts w:hint="cs"/>
                <w:noProof/>
              </w:rPr>
            </w:rPrChange>
          </w:rPr>
          <w:delText>ươ</w:delText>
        </w:r>
        <w:r w:rsidRPr="00164BCC" w:rsidDel="00164BCC">
          <w:rPr>
            <w:noProof/>
            <w:rPrChange w:id="217" w:author="Katou Hideaki" w:date="2016-07-04T21:30:00Z">
              <w:rPr>
                <w:rStyle w:val="Hyperlink"/>
                <w:noProof/>
              </w:rPr>
            </w:rPrChange>
          </w:rPr>
          <w:delText>ng 3.</w:delText>
        </w:r>
        <w:r w:rsidDel="00164BCC">
          <w:rPr>
            <w:rFonts w:asciiTheme="minorHAnsi" w:eastAsiaTheme="minorEastAsia" w:hAnsiTheme="minorHAnsi"/>
            <w:noProof/>
            <w:sz w:val="22"/>
            <w:lang w:val="en-US" w:eastAsia="ja-JP"/>
          </w:rPr>
          <w:tab/>
        </w:r>
        <w:r w:rsidRPr="00164BCC" w:rsidDel="00164BCC">
          <w:rPr>
            <w:noProof/>
            <w:rPrChange w:id="218" w:author="Katou Hideaki" w:date="2016-07-04T21:30:00Z">
              <w:rPr>
                <w:rStyle w:val="Hyperlink"/>
                <w:noProof/>
              </w:rPr>
            </w:rPrChange>
          </w:rPr>
          <w:delText>Ph</w:delText>
        </w:r>
        <w:r w:rsidRPr="00164BCC" w:rsidDel="00164BCC">
          <w:rPr>
            <w:rFonts w:hint="cs"/>
            <w:noProof/>
            <w:rPrChange w:id="219" w:author="Katou Hideaki" w:date="2016-07-04T21:30:00Z">
              <w:rPr>
                <w:rStyle w:val="Hyperlink"/>
                <w:rFonts w:hint="cs"/>
                <w:noProof/>
              </w:rPr>
            </w:rPrChange>
          </w:rPr>
          <w:delText>ươ</w:delText>
        </w:r>
        <w:r w:rsidRPr="00164BCC" w:rsidDel="00164BCC">
          <w:rPr>
            <w:noProof/>
            <w:rPrChange w:id="220" w:author="Katou Hideaki" w:date="2016-07-04T21:30:00Z">
              <w:rPr>
                <w:rStyle w:val="Hyperlink"/>
                <w:noProof/>
              </w:rPr>
            </w:rPrChange>
          </w:rPr>
          <w:delText>ng pháp tiếp cận</w:delText>
        </w:r>
        <w:r w:rsidDel="00164BCC">
          <w:rPr>
            <w:noProof/>
            <w:webHidden/>
          </w:rPr>
          <w:tab/>
          <w:delText>12</w:delText>
        </w:r>
      </w:del>
    </w:p>
    <w:p w14:paraId="031B2581" w14:textId="77777777" w:rsidR="006845FC" w:rsidDel="00164BCC" w:rsidRDefault="006845FC">
      <w:pPr>
        <w:pStyle w:val="TOC2"/>
        <w:tabs>
          <w:tab w:val="left" w:pos="1540"/>
          <w:tab w:val="right" w:leader="dot" w:pos="8777"/>
        </w:tabs>
        <w:rPr>
          <w:del w:id="221" w:author="Katou Hideaki" w:date="2016-07-04T21:30:00Z"/>
          <w:rFonts w:asciiTheme="minorHAnsi" w:eastAsiaTheme="minorEastAsia" w:hAnsiTheme="minorHAnsi"/>
          <w:noProof/>
          <w:sz w:val="22"/>
          <w:lang w:val="en-US" w:eastAsia="ja-JP"/>
        </w:rPr>
      </w:pPr>
      <w:del w:id="222" w:author="Katou Hideaki" w:date="2016-07-04T21:30:00Z">
        <w:r w:rsidRPr="00164BCC" w:rsidDel="00164BCC">
          <w:rPr>
            <w:noProof/>
            <w:rPrChange w:id="223" w:author="Katou Hideaki" w:date="2016-07-04T21:30:00Z">
              <w:rPr>
                <w:rStyle w:val="Hyperlink"/>
                <w:noProof/>
              </w:rPr>
            </w:rPrChange>
          </w:rPr>
          <w:delText>3.1.</w:delText>
        </w:r>
        <w:r w:rsidDel="00164BCC">
          <w:rPr>
            <w:rFonts w:asciiTheme="minorHAnsi" w:eastAsiaTheme="minorEastAsia" w:hAnsiTheme="minorHAnsi"/>
            <w:noProof/>
            <w:sz w:val="22"/>
            <w:lang w:val="en-US" w:eastAsia="ja-JP"/>
          </w:rPr>
          <w:tab/>
        </w:r>
        <w:r w:rsidRPr="00164BCC" w:rsidDel="00164BCC">
          <w:rPr>
            <w:noProof/>
            <w:rPrChange w:id="224" w:author="Katou Hideaki" w:date="2016-07-04T21:30:00Z">
              <w:rPr>
                <w:rStyle w:val="Hyperlink"/>
                <w:noProof/>
              </w:rPr>
            </w:rPrChange>
          </w:rPr>
          <w:delText>Giới thiệu về ứng dụng</w:delText>
        </w:r>
        <w:r w:rsidDel="00164BCC">
          <w:rPr>
            <w:noProof/>
            <w:webHidden/>
          </w:rPr>
          <w:tab/>
          <w:delText>12</w:delText>
        </w:r>
      </w:del>
    </w:p>
    <w:p w14:paraId="437A6FD3" w14:textId="77777777" w:rsidR="006845FC" w:rsidDel="00164BCC" w:rsidRDefault="006845FC">
      <w:pPr>
        <w:pStyle w:val="TOC3"/>
        <w:tabs>
          <w:tab w:val="left" w:pos="1892"/>
          <w:tab w:val="right" w:leader="dot" w:pos="8777"/>
        </w:tabs>
        <w:rPr>
          <w:del w:id="225" w:author="Katou Hideaki" w:date="2016-07-04T21:30:00Z"/>
          <w:rFonts w:asciiTheme="minorHAnsi" w:eastAsiaTheme="minorEastAsia" w:hAnsiTheme="minorHAnsi"/>
          <w:noProof/>
          <w:sz w:val="22"/>
          <w:lang w:val="en-US" w:eastAsia="ja-JP"/>
        </w:rPr>
      </w:pPr>
      <w:del w:id="226" w:author="Katou Hideaki" w:date="2016-07-04T21:30:00Z">
        <w:r w:rsidRPr="00164BCC" w:rsidDel="00164BCC">
          <w:rPr>
            <w:noProof/>
            <w:rPrChange w:id="227" w:author="Katou Hideaki" w:date="2016-07-04T21:30:00Z">
              <w:rPr>
                <w:rStyle w:val="Hyperlink"/>
                <w:noProof/>
              </w:rPr>
            </w:rPrChange>
          </w:rPr>
          <w:delText>3.1.1.</w:delText>
        </w:r>
        <w:r w:rsidDel="00164BCC">
          <w:rPr>
            <w:rFonts w:asciiTheme="minorHAnsi" w:eastAsiaTheme="minorEastAsia" w:hAnsiTheme="minorHAnsi"/>
            <w:noProof/>
            <w:sz w:val="22"/>
            <w:lang w:val="en-US" w:eastAsia="ja-JP"/>
          </w:rPr>
          <w:tab/>
        </w:r>
        <w:r w:rsidRPr="00164BCC" w:rsidDel="00164BCC">
          <w:rPr>
            <w:noProof/>
            <w:rPrChange w:id="228" w:author="Katou Hideaki" w:date="2016-07-04T21:30:00Z">
              <w:rPr>
                <w:rStyle w:val="Hyperlink"/>
                <w:noProof/>
              </w:rPr>
            </w:rPrChange>
          </w:rPr>
          <w:delText>Tính năng nhận diện cảm xúc</w:delText>
        </w:r>
        <w:r w:rsidDel="00164BCC">
          <w:rPr>
            <w:noProof/>
            <w:webHidden/>
          </w:rPr>
          <w:tab/>
          <w:delText>12</w:delText>
        </w:r>
      </w:del>
    </w:p>
    <w:p w14:paraId="4B20C0B4" w14:textId="77777777" w:rsidR="006845FC" w:rsidDel="00164BCC" w:rsidRDefault="006845FC">
      <w:pPr>
        <w:pStyle w:val="TOC3"/>
        <w:tabs>
          <w:tab w:val="left" w:pos="1892"/>
          <w:tab w:val="right" w:leader="dot" w:pos="8777"/>
        </w:tabs>
        <w:rPr>
          <w:del w:id="229" w:author="Katou Hideaki" w:date="2016-07-04T21:30:00Z"/>
          <w:rFonts w:asciiTheme="minorHAnsi" w:eastAsiaTheme="minorEastAsia" w:hAnsiTheme="minorHAnsi"/>
          <w:noProof/>
          <w:sz w:val="22"/>
          <w:lang w:val="en-US" w:eastAsia="ja-JP"/>
        </w:rPr>
      </w:pPr>
      <w:del w:id="230" w:author="Katou Hideaki" w:date="2016-07-04T21:30:00Z">
        <w:r w:rsidRPr="00164BCC" w:rsidDel="00164BCC">
          <w:rPr>
            <w:noProof/>
            <w:rPrChange w:id="231" w:author="Katou Hideaki" w:date="2016-07-04T21:30:00Z">
              <w:rPr>
                <w:rStyle w:val="Hyperlink"/>
                <w:noProof/>
              </w:rPr>
            </w:rPrChange>
          </w:rPr>
          <w:delText>3.1.2.</w:delText>
        </w:r>
        <w:r w:rsidDel="00164BCC">
          <w:rPr>
            <w:rFonts w:asciiTheme="minorHAnsi" w:eastAsiaTheme="minorEastAsia" w:hAnsiTheme="minorHAnsi"/>
            <w:noProof/>
            <w:sz w:val="22"/>
            <w:lang w:val="en-US" w:eastAsia="ja-JP"/>
          </w:rPr>
          <w:tab/>
        </w:r>
        <w:r w:rsidRPr="00164BCC" w:rsidDel="00164BCC">
          <w:rPr>
            <w:noProof/>
            <w:rPrChange w:id="232" w:author="Katou Hideaki" w:date="2016-07-04T21:30:00Z">
              <w:rPr>
                <w:rStyle w:val="Hyperlink"/>
                <w:noProof/>
              </w:rPr>
            </w:rPrChange>
          </w:rPr>
          <w:delText>Tính năng ghi hình</w:delText>
        </w:r>
        <w:r w:rsidDel="00164BCC">
          <w:rPr>
            <w:noProof/>
            <w:webHidden/>
          </w:rPr>
          <w:tab/>
          <w:delText>12</w:delText>
        </w:r>
      </w:del>
    </w:p>
    <w:p w14:paraId="428D9C12" w14:textId="77777777" w:rsidR="006845FC" w:rsidDel="00164BCC" w:rsidRDefault="006845FC">
      <w:pPr>
        <w:pStyle w:val="TOC2"/>
        <w:tabs>
          <w:tab w:val="left" w:pos="1540"/>
          <w:tab w:val="right" w:leader="dot" w:pos="8777"/>
        </w:tabs>
        <w:rPr>
          <w:del w:id="233" w:author="Katou Hideaki" w:date="2016-07-04T21:30:00Z"/>
          <w:rFonts w:asciiTheme="minorHAnsi" w:eastAsiaTheme="minorEastAsia" w:hAnsiTheme="minorHAnsi"/>
          <w:noProof/>
          <w:sz w:val="22"/>
          <w:lang w:val="en-US" w:eastAsia="ja-JP"/>
        </w:rPr>
      </w:pPr>
      <w:del w:id="234" w:author="Katou Hideaki" w:date="2016-07-04T21:30:00Z">
        <w:r w:rsidRPr="00164BCC" w:rsidDel="00164BCC">
          <w:rPr>
            <w:noProof/>
            <w:rPrChange w:id="235" w:author="Katou Hideaki" w:date="2016-07-04T21:30:00Z">
              <w:rPr>
                <w:rStyle w:val="Hyperlink"/>
                <w:noProof/>
              </w:rPr>
            </w:rPrChange>
          </w:rPr>
          <w:delText>3.2.</w:delText>
        </w:r>
        <w:r w:rsidDel="00164BCC">
          <w:rPr>
            <w:rFonts w:asciiTheme="minorHAnsi" w:eastAsiaTheme="minorEastAsia" w:hAnsiTheme="minorHAnsi"/>
            <w:noProof/>
            <w:sz w:val="22"/>
            <w:lang w:val="en-US" w:eastAsia="ja-JP"/>
          </w:rPr>
          <w:tab/>
        </w:r>
        <w:r w:rsidRPr="00164BCC" w:rsidDel="00164BCC">
          <w:rPr>
            <w:noProof/>
            <w:rPrChange w:id="236" w:author="Katou Hideaki" w:date="2016-07-04T21:30:00Z">
              <w:rPr>
                <w:rStyle w:val="Hyperlink"/>
                <w:noProof/>
              </w:rPr>
            </w:rPrChange>
          </w:rPr>
          <w:delText>Th</w:delText>
        </w:r>
        <w:r w:rsidRPr="00164BCC" w:rsidDel="00164BCC">
          <w:rPr>
            <w:rFonts w:hint="cs"/>
            <w:noProof/>
            <w:rPrChange w:id="237" w:author="Katou Hideaki" w:date="2016-07-04T21:30:00Z">
              <w:rPr>
                <w:rStyle w:val="Hyperlink"/>
                <w:rFonts w:hint="cs"/>
                <w:noProof/>
              </w:rPr>
            </w:rPrChange>
          </w:rPr>
          <w:delText>ư</w:delText>
        </w:r>
        <w:r w:rsidRPr="00164BCC" w:rsidDel="00164BCC">
          <w:rPr>
            <w:noProof/>
            <w:rPrChange w:id="238" w:author="Katou Hideaki" w:date="2016-07-04T21:30:00Z">
              <w:rPr>
                <w:rStyle w:val="Hyperlink"/>
                <w:noProof/>
              </w:rPr>
            </w:rPrChange>
          </w:rPr>
          <w:delText xml:space="preserve"> viện sử dụng</w:delText>
        </w:r>
        <w:r w:rsidDel="00164BCC">
          <w:rPr>
            <w:noProof/>
            <w:webHidden/>
          </w:rPr>
          <w:tab/>
          <w:delText>12</w:delText>
        </w:r>
      </w:del>
    </w:p>
    <w:p w14:paraId="4DA940D8" w14:textId="77777777" w:rsidR="006845FC" w:rsidDel="00164BCC" w:rsidRDefault="006845FC">
      <w:pPr>
        <w:pStyle w:val="TOC3"/>
        <w:tabs>
          <w:tab w:val="left" w:pos="1892"/>
          <w:tab w:val="right" w:leader="dot" w:pos="8777"/>
        </w:tabs>
        <w:rPr>
          <w:del w:id="239" w:author="Katou Hideaki" w:date="2016-07-04T21:30:00Z"/>
          <w:rFonts w:asciiTheme="minorHAnsi" w:eastAsiaTheme="minorEastAsia" w:hAnsiTheme="minorHAnsi"/>
          <w:noProof/>
          <w:sz w:val="22"/>
          <w:lang w:val="en-US" w:eastAsia="ja-JP"/>
        </w:rPr>
      </w:pPr>
      <w:del w:id="240" w:author="Katou Hideaki" w:date="2016-07-04T21:30:00Z">
        <w:r w:rsidRPr="00164BCC" w:rsidDel="00164BCC">
          <w:rPr>
            <w:noProof/>
            <w:rPrChange w:id="241" w:author="Katou Hideaki" w:date="2016-07-04T21:30:00Z">
              <w:rPr>
                <w:rStyle w:val="Hyperlink"/>
                <w:noProof/>
              </w:rPr>
            </w:rPrChange>
          </w:rPr>
          <w:delText>3.2.1.</w:delText>
        </w:r>
        <w:r w:rsidDel="00164BCC">
          <w:rPr>
            <w:rFonts w:asciiTheme="minorHAnsi" w:eastAsiaTheme="minorEastAsia" w:hAnsiTheme="minorHAnsi"/>
            <w:noProof/>
            <w:sz w:val="22"/>
            <w:lang w:val="en-US" w:eastAsia="ja-JP"/>
          </w:rPr>
          <w:tab/>
        </w:r>
        <w:r w:rsidRPr="00164BCC" w:rsidDel="00164BCC">
          <w:rPr>
            <w:noProof/>
            <w:rPrChange w:id="242" w:author="Katou Hideaki" w:date="2016-07-04T21:30:00Z">
              <w:rPr>
                <w:rStyle w:val="Hyperlink"/>
                <w:noProof/>
              </w:rPr>
            </w:rPrChange>
          </w:rPr>
          <w:delText>Th</w:delText>
        </w:r>
        <w:r w:rsidRPr="00164BCC" w:rsidDel="00164BCC">
          <w:rPr>
            <w:rFonts w:hint="cs"/>
            <w:noProof/>
            <w:rPrChange w:id="243" w:author="Katou Hideaki" w:date="2016-07-04T21:30:00Z">
              <w:rPr>
                <w:rStyle w:val="Hyperlink"/>
                <w:rFonts w:hint="cs"/>
                <w:noProof/>
              </w:rPr>
            </w:rPrChange>
          </w:rPr>
          <w:delText>ư</w:delText>
        </w:r>
        <w:r w:rsidRPr="00164BCC" w:rsidDel="00164BCC">
          <w:rPr>
            <w:noProof/>
            <w:rPrChange w:id="244" w:author="Katou Hideaki" w:date="2016-07-04T21:30:00Z">
              <w:rPr>
                <w:rStyle w:val="Hyperlink"/>
                <w:noProof/>
              </w:rPr>
            </w:rPrChange>
          </w:rPr>
          <w:delText xml:space="preserve"> viện dlib</w:delText>
        </w:r>
        <w:r w:rsidDel="00164BCC">
          <w:rPr>
            <w:noProof/>
            <w:webHidden/>
          </w:rPr>
          <w:tab/>
          <w:delText>12</w:delText>
        </w:r>
      </w:del>
    </w:p>
    <w:p w14:paraId="7129844B" w14:textId="77777777" w:rsidR="006845FC" w:rsidDel="00164BCC" w:rsidRDefault="006845FC">
      <w:pPr>
        <w:pStyle w:val="TOC3"/>
        <w:tabs>
          <w:tab w:val="left" w:pos="1892"/>
          <w:tab w:val="right" w:leader="dot" w:pos="8777"/>
        </w:tabs>
        <w:rPr>
          <w:del w:id="245" w:author="Katou Hideaki" w:date="2016-07-04T21:30:00Z"/>
          <w:rFonts w:asciiTheme="minorHAnsi" w:eastAsiaTheme="minorEastAsia" w:hAnsiTheme="minorHAnsi"/>
          <w:noProof/>
          <w:sz w:val="22"/>
          <w:lang w:val="en-US" w:eastAsia="ja-JP"/>
        </w:rPr>
      </w:pPr>
      <w:del w:id="246" w:author="Katou Hideaki" w:date="2016-07-04T21:30:00Z">
        <w:r w:rsidRPr="00164BCC" w:rsidDel="00164BCC">
          <w:rPr>
            <w:noProof/>
            <w:rPrChange w:id="247" w:author="Katou Hideaki" w:date="2016-07-04T21:30:00Z">
              <w:rPr>
                <w:rStyle w:val="Hyperlink"/>
                <w:noProof/>
              </w:rPr>
            </w:rPrChange>
          </w:rPr>
          <w:delText>3.2.2.</w:delText>
        </w:r>
        <w:r w:rsidDel="00164BCC">
          <w:rPr>
            <w:rFonts w:asciiTheme="minorHAnsi" w:eastAsiaTheme="minorEastAsia" w:hAnsiTheme="minorHAnsi"/>
            <w:noProof/>
            <w:sz w:val="22"/>
            <w:lang w:val="en-US" w:eastAsia="ja-JP"/>
          </w:rPr>
          <w:tab/>
        </w:r>
        <w:r w:rsidRPr="00164BCC" w:rsidDel="00164BCC">
          <w:rPr>
            <w:noProof/>
            <w:rPrChange w:id="248" w:author="Katou Hideaki" w:date="2016-07-04T21:30:00Z">
              <w:rPr>
                <w:rStyle w:val="Hyperlink"/>
                <w:noProof/>
              </w:rPr>
            </w:rPrChange>
          </w:rPr>
          <w:delText>Th</w:delText>
        </w:r>
        <w:r w:rsidRPr="00164BCC" w:rsidDel="00164BCC">
          <w:rPr>
            <w:rFonts w:hint="cs"/>
            <w:noProof/>
            <w:rPrChange w:id="249" w:author="Katou Hideaki" w:date="2016-07-04T21:30:00Z">
              <w:rPr>
                <w:rStyle w:val="Hyperlink"/>
                <w:rFonts w:hint="cs"/>
                <w:noProof/>
              </w:rPr>
            </w:rPrChange>
          </w:rPr>
          <w:delText>ư</w:delText>
        </w:r>
        <w:r w:rsidRPr="00164BCC" w:rsidDel="00164BCC">
          <w:rPr>
            <w:noProof/>
            <w:rPrChange w:id="250" w:author="Katou Hideaki" w:date="2016-07-04T21:30:00Z">
              <w:rPr>
                <w:rStyle w:val="Hyperlink"/>
                <w:noProof/>
              </w:rPr>
            </w:rPrChange>
          </w:rPr>
          <w:delText xml:space="preserve"> viện libSVM</w:delText>
        </w:r>
        <w:r w:rsidDel="00164BCC">
          <w:rPr>
            <w:noProof/>
            <w:webHidden/>
          </w:rPr>
          <w:tab/>
          <w:delText>12</w:delText>
        </w:r>
      </w:del>
    </w:p>
    <w:p w14:paraId="60C52BAD" w14:textId="77777777" w:rsidR="006845FC" w:rsidDel="00164BCC" w:rsidRDefault="006845FC">
      <w:pPr>
        <w:pStyle w:val="TOC2"/>
        <w:tabs>
          <w:tab w:val="left" w:pos="1540"/>
          <w:tab w:val="right" w:leader="dot" w:pos="8777"/>
        </w:tabs>
        <w:rPr>
          <w:del w:id="251" w:author="Katou Hideaki" w:date="2016-07-04T21:30:00Z"/>
          <w:rFonts w:asciiTheme="minorHAnsi" w:eastAsiaTheme="minorEastAsia" w:hAnsiTheme="minorHAnsi"/>
          <w:noProof/>
          <w:sz w:val="22"/>
          <w:lang w:val="en-US" w:eastAsia="ja-JP"/>
        </w:rPr>
      </w:pPr>
      <w:del w:id="252" w:author="Katou Hideaki" w:date="2016-07-04T21:30:00Z">
        <w:r w:rsidRPr="00164BCC" w:rsidDel="00164BCC">
          <w:rPr>
            <w:noProof/>
            <w:rPrChange w:id="253" w:author="Katou Hideaki" w:date="2016-07-04T21:30:00Z">
              <w:rPr>
                <w:rStyle w:val="Hyperlink"/>
                <w:noProof/>
                <w:lang w:val="en-US"/>
              </w:rPr>
            </w:rPrChange>
          </w:rPr>
          <w:delText>3.3.</w:delText>
        </w:r>
        <w:r w:rsidDel="00164BCC">
          <w:rPr>
            <w:rFonts w:asciiTheme="minorHAnsi" w:eastAsiaTheme="minorEastAsia" w:hAnsiTheme="minorHAnsi"/>
            <w:noProof/>
            <w:sz w:val="22"/>
            <w:lang w:val="en-US" w:eastAsia="ja-JP"/>
          </w:rPr>
          <w:tab/>
        </w:r>
        <w:r w:rsidRPr="00164BCC" w:rsidDel="00164BCC">
          <w:rPr>
            <w:noProof/>
            <w:rPrChange w:id="254" w:author="Katou Hideaki" w:date="2016-07-04T21:30:00Z">
              <w:rPr>
                <w:rStyle w:val="Hyperlink"/>
                <w:noProof/>
                <w:lang w:val="en-US"/>
              </w:rPr>
            </w:rPrChange>
          </w:rPr>
          <w:delText>Thu thập dữ liệu</w:delText>
        </w:r>
        <w:r w:rsidDel="00164BCC">
          <w:rPr>
            <w:noProof/>
            <w:webHidden/>
          </w:rPr>
          <w:tab/>
          <w:delText>13</w:delText>
        </w:r>
      </w:del>
    </w:p>
    <w:p w14:paraId="07298490" w14:textId="77777777" w:rsidR="006845FC" w:rsidDel="00164BCC" w:rsidRDefault="006845FC">
      <w:pPr>
        <w:pStyle w:val="TOC2"/>
        <w:tabs>
          <w:tab w:val="left" w:pos="1540"/>
          <w:tab w:val="right" w:leader="dot" w:pos="8777"/>
        </w:tabs>
        <w:rPr>
          <w:del w:id="255" w:author="Katou Hideaki" w:date="2016-07-04T21:30:00Z"/>
          <w:rFonts w:asciiTheme="minorHAnsi" w:eastAsiaTheme="minorEastAsia" w:hAnsiTheme="minorHAnsi"/>
          <w:noProof/>
          <w:sz w:val="22"/>
          <w:lang w:val="en-US" w:eastAsia="ja-JP"/>
        </w:rPr>
      </w:pPr>
      <w:del w:id="256" w:author="Katou Hideaki" w:date="2016-07-04T21:30:00Z">
        <w:r w:rsidRPr="00164BCC" w:rsidDel="00164BCC">
          <w:rPr>
            <w:noProof/>
            <w:rPrChange w:id="257" w:author="Katou Hideaki" w:date="2016-07-04T21:30:00Z">
              <w:rPr>
                <w:rStyle w:val="Hyperlink"/>
                <w:noProof/>
                <w:lang w:val="en-US"/>
              </w:rPr>
            </w:rPrChange>
          </w:rPr>
          <w:delText>3.4.</w:delText>
        </w:r>
        <w:r w:rsidDel="00164BCC">
          <w:rPr>
            <w:rFonts w:asciiTheme="minorHAnsi" w:eastAsiaTheme="minorEastAsia" w:hAnsiTheme="minorHAnsi"/>
            <w:noProof/>
            <w:sz w:val="22"/>
            <w:lang w:val="en-US" w:eastAsia="ja-JP"/>
          </w:rPr>
          <w:tab/>
        </w:r>
        <w:r w:rsidRPr="00164BCC" w:rsidDel="00164BCC">
          <w:rPr>
            <w:noProof/>
            <w:rPrChange w:id="258" w:author="Katou Hideaki" w:date="2016-07-04T21:30:00Z">
              <w:rPr>
                <w:rStyle w:val="Hyperlink"/>
                <w:noProof/>
                <w:lang w:val="en-US"/>
              </w:rPr>
            </w:rPrChange>
          </w:rPr>
          <w:delText>Tiền xử lý dữ liệu</w:delText>
        </w:r>
        <w:r w:rsidDel="00164BCC">
          <w:rPr>
            <w:noProof/>
            <w:webHidden/>
          </w:rPr>
          <w:tab/>
          <w:delText>13</w:delText>
        </w:r>
      </w:del>
    </w:p>
    <w:p w14:paraId="5ECF2D53" w14:textId="77777777" w:rsidR="006845FC" w:rsidDel="00164BCC" w:rsidRDefault="006845FC">
      <w:pPr>
        <w:pStyle w:val="TOC2"/>
        <w:tabs>
          <w:tab w:val="left" w:pos="1540"/>
          <w:tab w:val="right" w:leader="dot" w:pos="8777"/>
        </w:tabs>
        <w:rPr>
          <w:del w:id="259" w:author="Katou Hideaki" w:date="2016-07-04T21:30:00Z"/>
          <w:rFonts w:asciiTheme="minorHAnsi" w:eastAsiaTheme="minorEastAsia" w:hAnsiTheme="minorHAnsi"/>
          <w:noProof/>
          <w:sz w:val="22"/>
          <w:lang w:val="en-US" w:eastAsia="ja-JP"/>
        </w:rPr>
      </w:pPr>
      <w:del w:id="260" w:author="Katou Hideaki" w:date="2016-07-04T21:30:00Z">
        <w:r w:rsidRPr="00164BCC" w:rsidDel="00164BCC">
          <w:rPr>
            <w:noProof/>
            <w:rPrChange w:id="261" w:author="Katou Hideaki" w:date="2016-07-04T21:30:00Z">
              <w:rPr>
                <w:rStyle w:val="Hyperlink"/>
                <w:noProof/>
              </w:rPr>
            </w:rPrChange>
          </w:rPr>
          <w:delText>3.5.</w:delText>
        </w:r>
        <w:r w:rsidDel="00164BCC">
          <w:rPr>
            <w:rFonts w:asciiTheme="minorHAnsi" w:eastAsiaTheme="minorEastAsia" w:hAnsiTheme="minorHAnsi"/>
            <w:noProof/>
            <w:sz w:val="22"/>
            <w:lang w:val="en-US" w:eastAsia="ja-JP"/>
          </w:rPr>
          <w:tab/>
        </w:r>
        <w:r w:rsidRPr="00164BCC" w:rsidDel="00164BCC">
          <w:rPr>
            <w:noProof/>
            <w:rPrChange w:id="262" w:author="Katou Hideaki" w:date="2016-07-04T21:30:00Z">
              <w:rPr>
                <w:rStyle w:val="Hyperlink"/>
                <w:noProof/>
              </w:rPr>
            </w:rPrChange>
          </w:rPr>
          <w:delText>Xây dựng SVM model</w:delText>
        </w:r>
        <w:r w:rsidDel="00164BCC">
          <w:rPr>
            <w:noProof/>
            <w:webHidden/>
          </w:rPr>
          <w:tab/>
          <w:delText>14</w:delText>
        </w:r>
      </w:del>
    </w:p>
    <w:p w14:paraId="4D0ABF04" w14:textId="77777777" w:rsidR="006845FC" w:rsidDel="00164BCC" w:rsidRDefault="006845FC">
      <w:pPr>
        <w:pStyle w:val="TOC2"/>
        <w:tabs>
          <w:tab w:val="left" w:pos="1540"/>
          <w:tab w:val="right" w:leader="dot" w:pos="8777"/>
        </w:tabs>
        <w:rPr>
          <w:del w:id="263" w:author="Katou Hideaki" w:date="2016-07-04T21:30:00Z"/>
          <w:rFonts w:asciiTheme="minorHAnsi" w:eastAsiaTheme="minorEastAsia" w:hAnsiTheme="minorHAnsi"/>
          <w:noProof/>
          <w:sz w:val="22"/>
          <w:lang w:val="en-US" w:eastAsia="ja-JP"/>
        </w:rPr>
      </w:pPr>
      <w:del w:id="264" w:author="Katou Hideaki" w:date="2016-07-04T21:30:00Z">
        <w:r w:rsidRPr="00164BCC" w:rsidDel="00164BCC">
          <w:rPr>
            <w:noProof/>
            <w:rPrChange w:id="265" w:author="Katou Hideaki" w:date="2016-07-04T21:30:00Z">
              <w:rPr>
                <w:rStyle w:val="Hyperlink"/>
                <w:noProof/>
              </w:rPr>
            </w:rPrChange>
          </w:rPr>
          <w:delText>3.6.</w:delText>
        </w:r>
        <w:r w:rsidDel="00164BCC">
          <w:rPr>
            <w:rFonts w:asciiTheme="minorHAnsi" w:eastAsiaTheme="minorEastAsia" w:hAnsiTheme="minorHAnsi"/>
            <w:noProof/>
            <w:sz w:val="22"/>
            <w:lang w:val="en-US" w:eastAsia="ja-JP"/>
          </w:rPr>
          <w:tab/>
        </w:r>
        <w:r w:rsidRPr="00164BCC" w:rsidDel="00164BCC">
          <w:rPr>
            <w:noProof/>
            <w:rPrChange w:id="266" w:author="Katou Hideaki" w:date="2016-07-04T21:30:00Z">
              <w:rPr>
                <w:rStyle w:val="Hyperlink"/>
                <w:noProof/>
              </w:rPr>
            </w:rPrChange>
          </w:rPr>
          <w:delText>Kết quả thử nghiệm</w:delText>
        </w:r>
        <w:r w:rsidDel="00164BCC">
          <w:rPr>
            <w:noProof/>
            <w:webHidden/>
          </w:rPr>
          <w:tab/>
          <w:delText>14</w:delText>
        </w:r>
      </w:del>
    </w:p>
    <w:p w14:paraId="304ECB94" w14:textId="77777777" w:rsidR="006845FC" w:rsidDel="00164BCC" w:rsidRDefault="006845FC">
      <w:pPr>
        <w:pStyle w:val="TOC1"/>
        <w:rPr>
          <w:del w:id="267" w:author="Katou Hideaki" w:date="2016-07-04T21:30:00Z"/>
          <w:rFonts w:asciiTheme="minorHAnsi" w:eastAsiaTheme="minorEastAsia" w:hAnsiTheme="minorHAnsi"/>
          <w:noProof/>
          <w:sz w:val="22"/>
          <w:lang w:val="en-US" w:eastAsia="ja-JP"/>
        </w:rPr>
      </w:pPr>
      <w:del w:id="268" w:author="Katou Hideaki" w:date="2016-07-04T21:30:00Z">
        <w:r w:rsidRPr="00164BCC" w:rsidDel="00164BCC">
          <w:rPr>
            <w:noProof/>
            <w:rPrChange w:id="269" w:author="Katou Hideaki" w:date="2016-07-04T21:30:00Z">
              <w:rPr>
                <w:rStyle w:val="Hyperlink"/>
                <w:noProof/>
              </w:rPr>
            </w:rPrChange>
          </w:rPr>
          <w:delText>Ch</w:delText>
        </w:r>
        <w:r w:rsidRPr="00164BCC" w:rsidDel="00164BCC">
          <w:rPr>
            <w:rFonts w:hint="cs"/>
            <w:noProof/>
            <w:rPrChange w:id="270" w:author="Katou Hideaki" w:date="2016-07-04T21:30:00Z">
              <w:rPr>
                <w:rStyle w:val="Hyperlink"/>
                <w:rFonts w:hint="cs"/>
                <w:noProof/>
              </w:rPr>
            </w:rPrChange>
          </w:rPr>
          <w:delText>ươ</w:delText>
        </w:r>
        <w:r w:rsidRPr="00164BCC" w:rsidDel="00164BCC">
          <w:rPr>
            <w:noProof/>
            <w:rPrChange w:id="271" w:author="Katou Hideaki" w:date="2016-07-04T21:30:00Z">
              <w:rPr>
                <w:rStyle w:val="Hyperlink"/>
                <w:noProof/>
              </w:rPr>
            </w:rPrChange>
          </w:rPr>
          <w:delText>ng 4.</w:delText>
        </w:r>
        <w:r w:rsidDel="00164BCC">
          <w:rPr>
            <w:rFonts w:asciiTheme="minorHAnsi" w:eastAsiaTheme="minorEastAsia" w:hAnsiTheme="minorHAnsi"/>
            <w:noProof/>
            <w:sz w:val="22"/>
            <w:lang w:val="en-US" w:eastAsia="ja-JP"/>
          </w:rPr>
          <w:tab/>
        </w:r>
        <w:r w:rsidRPr="00164BCC" w:rsidDel="00164BCC">
          <w:rPr>
            <w:noProof/>
            <w:rPrChange w:id="272" w:author="Katou Hideaki" w:date="2016-07-04T21:30:00Z">
              <w:rPr>
                <w:rStyle w:val="Hyperlink"/>
                <w:noProof/>
              </w:rPr>
            </w:rPrChange>
          </w:rPr>
          <w:delText>KẾT QUẢ ĐẠT Đ</w:delText>
        </w:r>
        <w:r w:rsidRPr="00164BCC" w:rsidDel="00164BCC">
          <w:rPr>
            <w:rFonts w:hint="cs"/>
            <w:noProof/>
            <w:rPrChange w:id="273" w:author="Katou Hideaki" w:date="2016-07-04T21:30:00Z">
              <w:rPr>
                <w:rStyle w:val="Hyperlink"/>
                <w:rFonts w:hint="cs"/>
                <w:noProof/>
              </w:rPr>
            </w:rPrChange>
          </w:rPr>
          <w:delText>Ư</w:delText>
        </w:r>
        <w:r w:rsidRPr="00164BCC" w:rsidDel="00164BCC">
          <w:rPr>
            <w:noProof/>
            <w:rPrChange w:id="274" w:author="Katou Hideaki" w:date="2016-07-04T21:30:00Z">
              <w:rPr>
                <w:rStyle w:val="Hyperlink"/>
                <w:noProof/>
              </w:rPr>
            </w:rPrChange>
          </w:rPr>
          <w:delText>ỢC</w:delText>
        </w:r>
        <w:r w:rsidDel="00164BCC">
          <w:rPr>
            <w:noProof/>
            <w:webHidden/>
          </w:rPr>
          <w:tab/>
          <w:delText>15</w:delText>
        </w:r>
      </w:del>
    </w:p>
    <w:p w14:paraId="6B49C315" w14:textId="77777777" w:rsidR="001F7810" w:rsidRPr="00A5343C" w:rsidRDefault="009D427A" w:rsidP="00BE161C">
      <w:pPr>
        <w:rPr>
          <w:rFonts w:cs="Times New Roman"/>
          <w:b/>
          <w:sz w:val="28"/>
          <w:szCs w:val="26"/>
        </w:rPr>
      </w:pPr>
      <w:r w:rsidRPr="00A5343C">
        <w:rPr>
          <w:rFonts w:cs="Times New Roman"/>
          <w:b/>
          <w:sz w:val="28"/>
          <w:szCs w:val="26"/>
        </w:rPr>
        <w:fldChar w:fldCharType="end"/>
      </w:r>
    </w:p>
    <w:p w14:paraId="07CDDF77" w14:textId="77777777" w:rsidR="001F7810" w:rsidRPr="00A5343C" w:rsidRDefault="001F7810" w:rsidP="00A1168A">
      <w:pPr>
        <w:jc w:val="center"/>
        <w:rPr>
          <w:rFonts w:cs="Times New Roman"/>
          <w:b/>
          <w:sz w:val="28"/>
          <w:szCs w:val="26"/>
        </w:rPr>
      </w:pPr>
    </w:p>
    <w:p w14:paraId="00027BD3" w14:textId="77777777" w:rsidR="00D97CBC" w:rsidRDefault="00D97CBC" w:rsidP="00A1168A">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A550BD7" w14:textId="77777777" w:rsidR="001F7810" w:rsidRDefault="00D97CBC" w:rsidP="00D97CBC">
      <w:pPr>
        <w:jc w:val="center"/>
        <w:rPr>
          <w:rFonts w:cs="Times New Roman"/>
          <w:b/>
          <w:sz w:val="28"/>
          <w:szCs w:val="26"/>
        </w:rPr>
      </w:pPr>
      <w:r>
        <w:rPr>
          <w:rFonts w:cs="Times New Roman"/>
          <w:b/>
          <w:sz w:val="28"/>
          <w:szCs w:val="26"/>
        </w:rPr>
        <w:lastRenderedPageBreak/>
        <w:t>DANH MỤC HÌNH VẼ</w:t>
      </w:r>
    </w:p>
    <w:p w14:paraId="2BB42E2B" w14:textId="77777777" w:rsidR="00D97CBC" w:rsidRDefault="00D97CBC" w:rsidP="00D97CBC">
      <w:pPr>
        <w:jc w:val="center"/>
        <w:rPr>
          <w:rFonts w:cs="Times New Roman"/>
          <w:b/>
          <w:sz w:val="28"/>
          <w:szCs w:val="26"/>
        </w:rPr>
      </w:pPr>
    </w:p>
    <w:p w14:paraId="3A5C0103" w14:textId="77777777" w:rsidR="00D97CBC" w:rsidRDefault="00D97CBC" w:rsidP="00D97CBC">
      <w:pPr>
        <w:jc w:val="center"/>
        <w:rPr>
          <w:rFonts w:cs="Times New Roman"/>
          <w:b/>
          <w:sz w:val="28"/>
          <w:szCs w:val="26"/>
        </w:rPr>
        <w:sectPr w:rsidR="00D97CBC" w:rsidSect="00745672">
          <w:pgSz w:w="11906" w:h="16838"/>
          <w:pgMar w:top="1701" w:right="1134" w:bottom="1985" w:left="1985" w:header="708" w:footer="708" w:gutter="0"/>
          <w:cols w:space="708"/>
          <w:docGrid w:linePitch="360"/>
        </w:sectPr>
      </w:pPr>
    </w:p>
    <w:p w14:paraId="769F9E50" w14:textId="77777777" w:rsidR="00D97CBC" w:rsidRPr="00A5343C" w:rsidRDefault="00D97CBC" w:rsidP="00D97CBC">
      <w:pPr>
        <w:jc w:val="center"/>
        <w:rPr>
          <w:rFonts w:cs="Times New Roman"/>
          <w:b/>
          <w:sz w:val="28"/>
          <w:szCs w:val="26"/>
        </w:rPr>
        <w:sectPr w:rsidR="00D97CBC" w:rsidRPr="00A5343C" w:rsidSect="00745672">
          <w:pgSz w:w="11906" w:h="16838"/>
          <w:pgMar w:top="1701" w:right="1134" w:bottom="1985" w:left="1985" w:header="708" w:footer="708" w:gutter="0"/>
          <w:cols w:space="708"/>
          <w:docGrid w:linePitch="360"/>
        </w:sectPr>
      </w:pPr>
      <w:r>
        <w:rPr>
          <w:rFonts w:cs="Times New Roman"/>
          <w:b/>
          <w:sz w:val="28"/>
          <w:szCs w:val="26"/>
        </w:rPr>
        <w:lastRenderedPageBreak/>
        <w:t>DANH MỤC BẢNG</w:t>
      </w:r>
    </w:p>
    <w:p w14:paraId="6489552D" w14:textId="77777777" w:rsidR="00572585" w:rsidRPr="00A5343C" w:rsidRDefault="00572585" w:rsidP="005D7BC1">
      <w:pPr>
        <w:pStyle w:val="Title"/>
        <w:rPr>
          <w:rFonts w:cs="Times New Roman"/>
        </w:rPr>
      </w:pPr>
      <w:r w:rsidRPr="00A5343C">
        <w:rPr>
          <w:rFonts w:cs="Times New Roman"/>
        </w:rPr>
        <w:lastRenderedPageBreak/>
        <w:t>DANH MỤC TỪ VIẾT TẮT</w:t>
      </w:r>
    </w:p>
    <w:p w14:paraId="039591C4" w14:textId="77777777" w:rsidR="00572585" w:rsidRPr="00DC43AC" w:rsidRDefault="00572585" w:rsidP="00BE161C">
      <w:pPr>
        <w:rPr>
          <w:rFonts w:cstheme="majorHAnsi"/>
          <w:b/>
          <w:sz w:val="28"/>
          <w:szCs w:val="26"/>
        </w:rPr>
      </w:pPr>
    </w:p>
    <w:p w14:paraId="1C05CDB1" w14:textId="77777777" w:rsidR="00572585" w:rsidRPr="00DC43AC" w:rsidRDefault="00572585" w:rsidP="00572585">
      <w:pPr>
        <w:rPr>
          <w:rFonts w:cstheme="majorHAnsi"/>
          <w:b/>
          <w:sz w:val="28"/>
          <w:szCs w:val="26"/>
        </w:rPr>
      </w:pPr>
    </w:p>
    <w:p w14:paraId="25B0CFB3" w14:textId="77777777" w:rsidR="00C05CE5" w:rsidRPr="00DC43AC" w:rsidRDefault="00C05CE5" w:rsidP="00572585">
      <w:pPr>
        <w:rPr>
          <w:rFonts w:cstheme="majorHAnsi"/>
          <w:b/>
          <w:sz w:val="28"/>
          <w:szCs w:val="26"/>
        </w:rPr>
      </w:pPr>
    </w:p>
    <w:p w14:paraId="0B1CDC0C" w14:textId="77777777"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14:paraId="6D327FEA" w14:textId="77777777" w:rsidR="00C05CE5" w:rsidRPr="00A5343C" w:rsidRDefault="00C80C65" w:rsidP="005D7BC1">
      <w:pPr>
        <w:pStyle w:val="Title"/>
        <w:rPr>
          <w:rFonts w:eastAsia="Times New Roman" w:cs="Times New Roman"/>
        </w:rPr>
      </w:pPr>
      <w:r>
        <w:rPr>
          <w:rFonts w:eastAsia="Times New Roman" w:cs="Times New Roman"/>
        </w:rPr>
        <w:lastRenderedPageBreak/>
        <w:t>LỜI NÓI ĐẦU</w:t>
      </w:r>
    </w:p>
    <w:p w14:paraId="45621FC1" w14:textId="77777777" w:rsidR="003A122B" w:rsidRDefault="00AA584B" w:rsidP="00BE161C">
      <w:pPr>
        <w:spacing w:after="0"/>
        <w:rPr>
          <w:rFonts w:eastAsia="Times New Roman" w:cs="Times New Roman"/>
          <w:szCs w:val="26"/>
        </w:rPr>
      </w:pPr>
      <w:r>
        <w:rPr>
          <w:rFonts w:eastAsia="Times New Roman" w:cs="Times New Roman"/>
          <w:b/>
          <w:szCs w:val="26"/>
        </w:rPr>
        <w:tab/>
      </w:r>
      <w:r w:rsidR="003A122B">
        <w:rPr>
          <w:rFonts w:eastAsia="Times New Roman" w:cs="Times New Roman"/>
          <w:szCs w:val="26"/>
        </w:rPr>
        <w:t>Cùng với sự phát triển không ngừng của Trí tuệ nhân tạo, con người đang hướng đến việc xây dựng những robot không chỉ có khả năng phân tích và dự đoán ưu việt hơn con người mà còn cần có khả năng giao tiếp tốt giữa các robot với nhau và với cả con người. Một trong những điểm thiết yếu để robot có thể giao tiếp với con người một cách thoải mái đó chính là việc biểu lộ cảm xúc khuôn mặt sao cho phù hợp với đối tượng giao tiếp. Hiện tại cũng có nhiều bài báo nghiên cứu về vấn đề này nhưng vẫn chưa giải quyết vấn đề một cách thỏa đáng.</w:t>
      </w:r>
    </w:p>
    <w:p w14:paraId="606910BE" w14:textId="77777777" w:rsidR="00C05CE5" w:rsidRPr="003A122B" w:rsidRDefault="003A122B" w:rsidP="00BE161C">
      <w:pPr>
        <w:spacing w:after="0"/>
        <w:rPr>
          <w:rFonts w:eastAsia="Times New Roman" w:cs="Times New Roman"/>
          <w:szCs w:val="26"/>
        </w:rPr>
      </w:pPr>
      <w:r>
        <w:rPr>
          <w:rFonts w:eastAsia="Times New Roman" w:cs="Times New Roman"/>
          <w:szCs w:val="26"/>
        </w:rPr>
        <w:tab/>
        <w:t xml:space="preserve">Trong luận văn này, chúng tôi sẽ đưa ra một hướng tiếp cận mới nhằm giải quyết bài toán này: đó là </w:t>
      </w:r>
      <w:r w:rsidR="00C80C65">
        <w:rPr>
          <w:rFonts w:eastAsia="Times New Roman" w:cs="Times New Roman"/>
          <w:szCs w:val="26"/>
        </w:rPr>
        <w:t>thông qua các facial landmark ta sẽ thiết lập mô hình huấn luyện để nhận diện cảm xúc, từ đó tiến hành xây dựng ứng dụng nhận diện với mục tiêu là có thể thực thi thời gian thực.</w:t>
      </w:r>
    </w:p>
    <w:p w14:paraId="39B43CDD" w14:textId="77777777" w:rsidR="00C05CE5" w:rsidRPr="00DC43AC" w:rsidRDefault="00C05CE5" w:rsidP="00C05CE5">
      <w:pPr>
        <w:spacing w:after="0"/>
        <w:jc w:val="center"/>
        <w:rPr>
          <w:rFonts w:eastAsia="Times New Roman" w:cs="Times New Roman"/>
          <w:b/>
          <w:szCs w:val="26"/>
        </w:rPr>
      </w:pPr>
    </w:p>
    <w:p w14:paraId="528FBD15" w14:textId="77777777" w:rsidR="00C05CE5" w:rsidRPr="00DC43AC" w:rsidRDefault="00C05CE5" w:rsidP="00C05CE5">
      <w:pPr>
        <w:spacing w:after="0"/>
        <w:jc w:val="center"/>
        <w:rPr>
          <w:rFonts w:eastAsia="Times New Roman" w:cs="Times New Roman"/>
          <w:b/>
          <w:szCs w:val="26"/>
        </w:rPr>
      </w:pPr>
    </w:p>
    <w:p w14:paraId="6F559D73" w14:textId="77777777" w:rsidR="00C05CE5" w:rsidRDefault="00C05CE5" w:rsidP="0030138A">
      <w:pPr>
        <w:pStyle w:val="Heading1"/>
      </w:pPr>
      <w:r w:rsidRPr="00627E41">
        <w:rPr>
          <w:sz w:val="26"/>
          <w:szCs w:val="26"/>
          <w:lang w:val="vi-VN"/>
        </w:rPr>
        <w:br w:type="page"/>
      </w:r>
      <w:bookmarkStart w:id="275" w:name="_Toc455436967"/>
      <w:r w:rsidR="00AF158F">
        <w:lastRenderedPageBreak/>
        <w:t>TỔNG QUAN</w:t>
      </w:r>
      <w:bookmarkEnd w:id="275"/>
    </w:p>
    <w:p w14:paraId="71F4B5ED" w14:textId="5EAD7B6D" w:rsidR="006A3498" w:rsidRPr="006A3498" w:rsidRDefault="006A3498" w:rsidP="006A3498">
      <w:r>
        <w:rPr>
          <w:rFonts w:eastAsia="Times New Roman" w:cs="Times New Roman"/>
          <w:b/>
          <w:szCs w:val="26"/>
        </w:rPr>
        <w:t>(Chương 1 phải viết lại)</w:t>
      </w:r>
    </w:p>
    <w:p w14:paraId="42864847" w14:textId="77777777" w:rsidR="00C05CE5" w:rsidRDefault="00AF158F" w:rsidP="00CF53A2">
      <w:pPr>
        <w:pStyle w:val="Heading2"/>
        <w:rPr>
          <w:rFonts w:eastAsia="Times New Roman" w:cs="Times New Roman"/>
          <w:lang w:val="en-US"/>
        </w:rPr>
      </w:pPr>
      <w:bookmarkStart w:id="276" w:name="_Toc455436968"/>
      <w:r>
        <w:rPr>
          <w:rFonts w:eastAsia="Times New Roman" w:cs="Times New Roman"/>
          <w:lang w:val="en-US"/>
        </w:rPr>
        <w:t>Đặt vấn đề</w:t>
      </w:r>
      <w:bookmarkEnd w:id="276"/>
    </w:p>
    <w:p w14:paraId="348F9D3E" w14:textId="77777777" w:rsidR="004903FF" w:rsidRPr="004903FF" w:rsidRDefault="004903FF" w:rsidP="004903FF">
      <w:pPr>
        <w:rPr>
          <w:lang w:val="en-US"/>
        </w:rPr>
      </w:pPr>
      <w:r>
        <w:rPr>
          <w:lang w:val="en-US"/>
        </w:rPr>
        <w:t xml:space="preserve">Trong khoa học Trí tuệ nhân tạo đặc biệt là robot, việc </w:t>
      </w:r>
      <w:r w:rsidR="00E13D70">
        <w:rPr>
          <w:lang w:val="en-US"/>
        </w:rPr>
        <w:t xml:space="preserve">tăng cường </w:t>
      </w:r>
      <w:r>
        <w:rPr>
          <w:lang w:val="en-US"/>
        </w:rPr>
        <w:t>khả năng giao</w:t>
      </w:r>
      <w:r w:rsidR="00E13D70">
        <w:rPr>
          <w:lang w:val="en-US"/>
        </w:rPr>
        <w:t xml:space="preserve"> tiếp với con người của robot là hệ quả tất yếu. Một robot với khả năng giao tiếp giống người thật sẽ giúp cho công việc giữa người và máy có thể thuận tiện và suôn sẻ hơn. Để đạt được mục đích đó, ta cần phải tạo điều kiện giúp cho robot phân tích được những biểu lộ cảm xúc của con người thông qua giọng nói, sóng não, nét biểu lộ trên khuôn mặt, v.v... Một trong những hướng tiếp cận thuận tiện nhất đó chính là thông qua những thể hiện trên khuôn mặt.</w:t>
      </w:r>
      <w:r w:rsidR="00151763">
        <w:rPr>
          <w:lang w:val="en-US"/>
        </w:rPr>
        <w:t xml:space="preserve"> Để đạt được mục tiêu nói trên, ta phải đảm bảo việc nhận diện cảm xúc phải có được độ chính xác cao và tốc độ nhận diện chấp nhận được. Nhóm chúng em đề xuất ra 1 hướng tiếp cận mới nhằm giải quyết vấn đề đó.</w:t>
      </w:r>
    </w:p>
    <w:p w14:paraId="04901803" w14:textId="77777777" w:rsidR="007F4B40" w:rsidRDefault="004903FF" w:rsidP="004903FF">
      <w:pPr>
        <w:pStyle w:val="Heading2"/>
        <w:rPr>
          <w:lang w:val="en-US"/>
        </w:rPr>
      </w:pPr>
      <w:bookmarkStart w:id="277" w:name="_Toc140297269"/>
      <w:bookmarkStart w:id="278" w:name="_Toc142813558"/>
      <w:bookmarkStart w:id="279" w:name="_Toc455436969"/>
      <w:r>
        <w:rPr>
          <w:lang w:val="en-US"/>
        </w:rPr>
        <w:t>Các nghiên cứu liên quan</w:t>
      </w:r>
      <w:bookmarkEnd w:id="279"/>
    </w:p>
    <w:p w14:paraId="26F5DF51" w14:textId="77777777" w:rsidR="00E13D70" w:rsidRDefault="00151763" w:rsidP="00151763">
      <w:pPr>
        <w:rPr>
          <w:lang w:val="en-US"/>
        </w:rPr>
      </w:pPr>
      <w:r>
        <w:rPr>
          <w:lang w:val="en-US"/>
        </w:rPr>
        <w:t xml:space="preserve">Theo như nghiên cứu của Pantic &amp; Rothkrantz [0] thì nhóm ông cho rằng để giải quyết bài toán nhận diện cảm xúc khuôn mặt ta cần phải trải qua 3 quá trình: nhận diện khuôn mặt, trích xuất </w:t>
      </w:r>
      <w:r w:rsidR="00DE50E4">
        <w:rPr>
          <w:lang w:val="en-US"/>
        </w:rPr>
        <w:t>dữ liệu</w:t>
      </w:r>
      <w:r>
        <w:rPr>
          <w:lang w:val="en-US"/>
        </w:rPr>
        <w:t xml:space="preserve"> từ khuôn mặt thu được và cuối cùng là phân loại dạng cảm xúc.</w:t>
      </w:r>
    </w:p>
    <w:p w14:paraId="4184F10E" w14:textId="77777777" w:rsidR="00772B04" w:rsidRDefault="00772B04" w:rsidP="00151763">
      <w:pPr>
        <w:rPr>
          <w:lang w:val="en-US"/>
        </w:rPr>
      </w:pPr>
      <w:r>
        <w:rPr>
          <w:lang w:val="en-US"/>
        </w:rPr>
        <w:t xml:space="preserve">Những nghiên cứu từ trước đến nay đều mặc định sẵn rằng trong 1 ảnh hoặc chuỗi ảnh đang được xử lý thì ta có được 1 số thông tin về vị trí của frontal face. Nhóm nghiên cứu của Viola &amp; Jones [1] đã sử dụng thuật toán Adaboost để thực hiện tìm kiếm vét cạn thông qua các sub-window với các kích cỡ khác nhau của ảnh gốc nhằm xác định được vị trí chính xác của khuôn mặt. </w:t>
      </w:r>
      <w:r w:rsidR="00DE50E4">
        <w:rPr>
          <w:lang w:val="en-US"/>
        </w:rPr>
        <w:t>Một điểm chưa mạnh của nghiên cứu trên là tốc độ xử lý khá chậm (15FPS). V.Kazemi và J.Sullivan [2] đã đưa ra được 1 hướng tiếp cận tốt hơn, đó chính là sử dụng cây hồi quy để xác định được vị trí chính xác của khuôn mặt kèm với các landmark với tốc độ xử lý cao.</w:t>
      </w:r>
    </w:p>
    <w:p w14:paraId="24207CA1" w14:textId="77777777" w:rsidR="00DE50E4" w:rsidRDefault="00DE50E4" w:rsidP="00151763">
      <w:pPr>
        <w:rPr>
          <w:lang w:val="en-US"/>
        </w:rPr>
      </w:pPr>
      <w:r>
        <w:rPr>
          <w:lang w:val="en-US"/>
        </w:rPr>
        <w:lastRenderedPageBreak/>
        <w:t xml:space="preserve">Về vấn đề trích xuất dữ liệu, nhóm của Cohn [3] </w:t>
      </w:r>
      <w:r w:rsidR="00B570C2">
        <w:rPr>
          <w:lang w:val="en-US"/>
        </w:rPr>
        <w:t>đầu tiên khoanh vùng các điểm feature trong frame ảnh đầu tiên của chuỗi ảnh bằng tay, sau đó sử dụng hierarchical optical flow để track chuyển động của các cửa sổ nhỏ xung quanh các điểm đó xuyên suốt các frame. Những vector chuyển vị tính được cho mỗi landmark giữa frame khởi đầu và đỉnh điểm thể hiện thông tin thu được về biểu cảm khuôn mặt.</w:t>
      </w:r>
    </w:p>
    <w:p w14:paraId="0D59FE77" w14:textId="77777777" w:rsidR="00B570C2" w:rsidRPr="00E13D70" w:rsidRDefault="00B570C2" w:rsidP="00151763">
      <w:pPr>
        <w:rPr>
          <w:lang w:val="en-US"/>
        </w:rPr>
      </w:pPr>
      <w:r>
        <w:rPr>
          <w:lang w:val="en-US"/>
        </w:rPr>
        <w:t xml:space="preserve">Công đoạn cuối cùng của quá trình nhận diện cảm xúc khuôn mặt đó là việc phân loại cảm xúc thông qua một cách sắp xếp cụ thể. Đa số các công trình nghiên cứu hiện nay đều chia cảm xúc khuôn mặt thành 6 loại chính: giận dữ, ghê tởm, sợ hãi, vui vẻ, buồn rầu và ngạc nhiên theo như nhóm nghiên cứu của P. Ekman [4]. Nhóm của ông đã thiết lập hệ thống Facial Action Coding System (FACS) </w:t>
      </w:r>
      <w:r w:rsidR="00FB322D">
        <w:rPr>
          <w:lang w:val="en-US"/>
        </w:rPr>
        <w:t>cho những biểu hiện trên khuôn mặt thông qua 1 bộ 44 cử chỉ khuôn mặt được gọi là Action Units (AUs).</w:t>
      </w:r>
    </w:p>
    <w:p w14:paraId="5083C3C4" w14:textId="77777777" w:rsidR="004903FF" w:rsidRDefault="004903FF" w:rsidP="004903FF">
      <w:pPr>
        <w:pStyle w:val="Heading2"/>
        <w:rPr>
          <w:lang w:val="en-US"/>
        </w:rPr>
      </w:pPr>
      <w:bookmarkStart w:id="280" w:name="_Toc455436970"/>
      <w:r>
        <w:rPr>
          <w:lang w:val="en-US"/>
        </w:rPr>
        <w:t>Mục tiêu đề tài, phạm vi bài toán</w:t>
      </w:r>
      <w:bookmarkEnd w:id="280"/>
    </w:p>
    <w:p w14:paraId="69FA1A4E" w14:textId="77777777" w:rsidR="004903FF" w:rsidRPr="004903FF" w:rsidRDefault="000F120E" w:rsidP="00627E41">
      <w:pPr>
        <w:rPr>
          <w:lang w:val="en-US"/>
        </w:rPr>
      </w:pPr>
      <w:r>
        <w:rPr>
          <w:lang w:val="en-US"/>
        </w:rPr>
        <w:t xml:space="preserve">Nhóm sẽ </w:t>
      </w:r>
      <w:r w:rsidR="00013DDE">
        <w:rPr>
          <w:lang w:val="en-US"/>
        </w:rPr>
        <w:t>sử dụng thuật toán nhận diện facial landmark của V.Kazemi và J.Sullivan [2] để tối ưu hóa thời gian nhận diện các facial landmark. Sau khi tiền xử lý landmark thu được nhóm sẽ tính toán 1 set gồm 105 feature kèm với các label. Trong nghiên cứu này thì nhóm không dựa vào FACS mà chỉ nhận dạng frontal face với 3 dạng cảm xúc cơ bản: tích cực (positive), tiêu cực (negative) và bình thường (neutral). Sau khi thử nghiệm qua các model máy học thì nhóm quyết định sử dụng thuật toán SVM để phân loại vì tính hiệu quả và tốc độ xử lý của nó phù hợp với mục tiêu của đề tài.</w:t>
      </w:r>
    </w:p>
    <w:p w14:paraId="3AD015F3" w14:textId="77777777" w:rsidR="0074104A" w:rsidRDefault="0074104A" w:rsidP="0074104A">
      <w:pPr>
        <w:pStyle w:val="Heading2"/>
        <w:rPr>
          <w:lang w:val="en-US"/>
        </w:rPr>
      </w:pPr>
      <w:bookmarkStart w:id="281" w:name="_Toc455436971"/>
      <w:r>
        <w:rPr>
          <w:lang w:val="en-US"/>
        </w:rPr>
        <w:t>Bố cục luận văn</w:t>
      </w:r>
      <w:bookmarkEnd w:id="281"/>
    </w:p>
    <w:p w14:paraId="5BE6EF88" w14:textId="77777777" w:rsidR="0074104A" w:rsidRDefault="0074104A" w:rsidP="00E41016">
      <w:pPr>
        <w:rPr>
          <w:lang w:val="en-US"/>
        </w:rPr>
      </w:pPr>
      <w:r>
        <w:rPr>
          <w:b/>
          <w:lang w:val="en-US"/>
        </w:rPr>
        <w:t xml:space="preserve">Chương 1: </w:t>
      </w:r>
      <w:r>
        <w:rPr>
          <w:lang w:val="en-US"/>
        </w:rPr>
        <w:t>Trình bày cách thu thập dữ liệ</w:t>
      </w:r>
      <w:r w:rsidR="00402150">
        <w:rPr>
          <w:lang w:val="en-US"/>
        </w:rPr>
        <w:t xml:space="preserve">u. </w:t>
      </w:r>
      <w:r>
        <w:rPr>
          <w:lang w:val="en-US"/>
        </w:rPr>
        <w:t>Bên cạnh việc thu thập dữ liệu cho ứng dụng chính, nhóm cũng sẽ trình bày những thuật giải tiền xử lý dữ liệu bao gồm: tiền xử lý ảnh, tính toán vị trí các facial landmark.</w:t>
      </w:r>
    </w:p>
    <w:p w14:paraId="45800F98" w14:textId="77777777" w:rsidR="0074104A" w:rsidRDefault="0074104A" w:rsidP="00E41016">
      <w:pPr>
        <w:rPr>
          <w:lang w:val="en-US"/>
        </w:rPr>
      </w:pPr>
      <w:r>
        <w:rPr>
          <w:b/>
          <w:lang w:val="en-US"/>
        </w:rPr>
        <w:lastRenderedPageBreak/>
        <w:t xml:space="preserve">Chương 2: </w:t>
      </w:r>
      <w:r>
        <w:rPr>
          <w:lang w:val="en-US"/>
        </w:rPr>
        <w:t>Trình bày cách trích xuất feature từ vị trí các facial landmark thu đượ</w:t>
      </w:r>
      <w:r w:rsidR="00402150">
        <w:rPr>
          <w:lang w:val="en-US"/>
        </w:rPr>
        <w:t>c</w:t>
      </w:r>
      <w:r>
        <w:rPr>
          <w:lang w:val="en-US"/>
        </w:rPr>
        <w:t>, từ đó gán nhãn cho các feature vector tạo thành bộ dữ liệu cho việc training.</w:t>
      </w:r>
    </w:p>
    <w:p w14:paraId="5CE3163B" w14:textId="77777777" w:rsidR="00E41016" w:rsidRDefault="0074104A" w:rsidP="00E41016">
      <w:pPr>
        <w:rPr>
          <w:lang w:val="en-US"/>
        </w:rPr>
      </w:pPr>
      <w:r>
        <w:rPr>
          <w:b/>
          <w:lang w:val="en-US"/>
        </w:rPr>
        <w:t>Chương 3:</w:t>
      </w:r>
      <w:r>
        <w:rPr>
          <w:lang w:val="en-US"/>
        </w:rPr>
        <w:t xml:space="preserve"> </w:t>
      </w:r>
      <w:r w:rsidR="00B93B8B">
        <w:rPr>
          <w:lang w:val="en-US"/>
        </w:rPr>
        <w:t xml:space="preserve">Giới thiệu sơ lược về cơ sở lý thuyết sử dụng trong ứng dụng </w:t>
      </w:r>
      <w:r w:rsidR="00B93B8B">
        <w:rPr>
          <w:i/>
          <w:lang w:val="en-US"/>
        </w:rPr>
        <w:t>EMO</w:t>
      </w:r>
      <w:r w:rsidR="00E41016">
        <w:rPr>
          <w:lang w:val="en-US"/>
        </w:rPr>
        <w:t xml:space="preserve"> : Support Vector Machines (SVM). Đây sẽ là nền tảng kiến thức cho việc xây dựng các mô hình học để dự đoán cảm xúc thể hiện trên khuôn mặt của người dùng.</w:t>
      </w:r>
    </w:p>
    <w:p w14:paraId="0ED8B160" w14:textId="77777777" w:rsidR="00E41016" w:rsidRDefault="00E41016" w:rsidP="00E41016">
      <w:pPr>
        <w:rPr>
          <w:lang w:val="en-US"/>
        </w:rPr>
      </w:pPr>
      <w:r>
        <w:rPr>
          <w:b/>
          <w:lang w:val="en-US"/>
        </w:rPr>
        <w:t xml:space="preserve">Chương 4: </w:t>
      </w:r>
      <w:r>
        <w:rPr>
          <w:lang w:val="en-US"/>
        </w:rPr>
        <w:t>Trình bày quá trình xây dựng ứng dụng và kết quả thực nghiệm</w:t>
      </w:r>
    </w:p>
    <w:p w14:paraId="2A195E7B" w14:textId="77777777" w:rsidR="00E41016" w:rsidRPr="00E41016" w:rsidRDefault="00E41016" w:rsidP="00E41016">
      <w:pPr>
        <w:rPr>
          <w:lang w:val="en-US"/>
        </w:rPr>
        <w:sectPr w:rsidR="00E41016" w:rsidRPr="00E41016" w:rsidSect="00745672">
          <w:footerReference w:type="default" r:id="rId8"/>
          <w:pgSz w:w="11906" w:h="16838"/>
          <w:pgMar w:top="1701" w:right="1134" w:bottom="1985" w:left="1985" w:header="708" w:footer="708" w:gutter="0"/>
          <w:pgNumType w:start="1"/>
          <w:cols w:space="708"/>
          <w:docGrid w:linePitch="360"/>
        </w:sectPr>
      </w:pPr>
      <w:r>
        <w:rPr>
          <w:b/>
          <w:lang w:val="en-US"/>
        </w:rPr>
        <w:t xml:space="preserve">Chương 5: </w:t>
      </w:r>
      <w:r>
        <w:rPr>
          <w:lang w:val="en-US"/>
        </w:rPr>
        <w:t>Trình bày những ưu khuyết điểm, hướng phát triển và kết luận của luận văn</w:t>
      </w:r>
    </w:p>
    <w:p w14:paraId="2A4A6DC6" w14:textId="77777777" w:rsidR="00C05CE5" w:rsidRDefault="0074104A" w:rsidP="00F300BB">
      <w:pPr>
        <w:pStyle w:val="Heading1"/>
      </w:pPr>
      <w:bookmarkStart w:id="282" w:name="_Toc455436972"/>
      <w:bookmarkEnd w:id="277"/>
      <w:bookmarkEnd w:id="278"/>
      <w:r>
        <w:lastRenderedPageBreak/>
        <w:t>CƠ SỞ LÝ THUYẾT</w:t>
      </w:r>
      <w:bookmarkEnd w:id="282"/>
    </w:p>
    <w:p w14:paraId="04621DA6" w14:textId="31A9084C" w:rsidR="00715D2F" w:rsidRDefault="00715D2F" w:rsidP="00715D2F">
      <w:r>
        <w:t xml:space="preserve">(tóm tắt chương </w:t>
      </w:r>
      <w:r w:rsidR="000B52C9">
        <w:t>sẽ</w:t>
      </w:r>
      <w:r>
        <w:t xml:space="preserve"> nói gì)</w:t>
      </w:r>
    </w:p>
    <w:p w14:paraId="16FE56F3" w14:textId="7562CA5E" w:rsidR="00861440" w:rsidRPr="00715D2F" w:rsidRDefault="00861440" w:rsidP="00715D2F"/>
    <w:p w14:paraId="3B8AE78E" w14:textId="02ED7F25" w:rsidR="00861440" w:rsidRPr="00861440" w:rsidRDefault="00861440" w:rsidP="00861440">
      <w:pPr>
        <w:pStyle w:val="Heading2"/>
        <w:rPr>
          <w:rFonts w:eastAsia="Times New Roman" w:cs="Times New Roman"/>
          <w:lang w:val="en-US"/>
        </w:rPr>
      </w:pPr>
      <w:bookmarkStart w:id="283" w:name="_Toc455436973"/>
      <w:r>
        <w:rPr>
          <w:rFonts w:eastAsia="Times New Roman" w:cs="Times New Roman"/>
          <w:lang w:val="en-US"/>
        </w:rPr>
        <w:t>Giới thiệu về bài toán tìm facial landmarks</w:t>
      </w:r>
      <w:bookmarkEnd w:id="283"/>
    </w:p>
    <w:p w14:paraId="1F591466" w14:textId="5F152589" w:rsidR="00EF1415" w:rsidRPr="00B93DE4" w:rsidRDefault="00861440" w:rsidP="00B93DE4">
      <w:pPr>
        <w:pStyle w:val="Heading2"/>
        <w:rPr>
          <w:rFonts w:eastAsia="Times New Roman" w:cs="Times New Roman"/>
          <w:lang w:val="en-US"/>
        </w:rPr>
      </w:pPr>
      <w:bookmarkStart w:id="284" w:name="_Toc455436974"/>
      <w:r>
        <w:rPr>
          <w:rFonts w:eastAsia="Times New Roman" w:cs="Times New Roman"/>
          <w:lang w:val="en-US"/>
        </w:rPr>
        <w:t>Giới thiệu về bài toán nhận diện cảm xúc trước camera</w:t>
      </w:r>
      <w:bookmarkEnd w:id="284"/>
    </w:p>
    <w:p w14:paraId="01DC7DDF" w14:textId="65426AAD" w:rsidR="00EF1415" w:rsidRDefault="0030138A" w:rsidP="00EF1415">
      <w:pPr>
        <w:pStyle w:val="Heading2"/>
        <w:rPr>
          <w:rFonts w:eastAsia="Times New Roman" w:cs="Times New Roman"/>
          <w:lang w:val="en-US"/>
        </w:rPr>
      </w:pPr>
      <w:bookmarkStart w:id="285" w:name="_Toc455436975"/>
      <w:r>
        <w:rPr>
          <w:rFonts w:eastAsia="Times New Roman" w:cs="Times New Roman"/>
          <w:lang w:val="en-US"/>
        </w:rPr>
        <w:t>Th</w:t>
      </w:r>
      <w:r w:rsidR="00EF1415">
        <w:rPr>
          <w:rFonts w:eastAsia="Times New Roman" w:cs="Times New Roman"/>
          <w:lang w:val="en-US"/>
        </w:rPr>
        <w:t>uật toán cây quyết định</w:t>
      </w:r>
      <w:r w:rsidR="004558E3">
        <w:rPr>
          <w:rFonts w:eastAsia="Times New Roman" w:cs="Times New Roman"/>
          <w:lang w:val="en-US"/>
        </w:rPr>
        <w:t xml:space="preserve"> (decision tree)</w:t>
      </w:r>
      <w:bookmarkEnd w:id="285"/>
    </w:p>
    <w:p w14:paraId="0D4737C6" w14:textId="51A7FB85" w:rsidR="00EF1415" w:rsidRPr="00EF1415" w:rsidRDefault="00EF1415" w:rsidP="00EF1415">
      <w:pPr>
        <w:pStyle w:val="Heading2"/>
        <w:rPr>
          <w:rFonts w:eastAsia="Times New Roman" w:cs="Times New Roman"/>
          <w:lang w:val="en-US"/>
        </w:rPr>
      </w:pPr>
      <w:bookmarkStart w:id="286" w:name="_Toc455436976"/>
      <w:r>
        <w:rPr>
          <w:rFonts w:eastAsia="Times New Roman" w:cs="Times New Roman"/>
          <w:lang w:val="en-US"/>
        </w:rPr>
        <w:t>Th</w:t>
      </w:r>
      <w:r w:rsidR="0030138A">
        <w:rPr>
          <w:rFonts w:eastAsia="Times New Roman" w:cs="Times New Roman"/>
          <w:lang w:val="en-US"/>
        </w:rPr>
        <w:t>uật toán SVM (Support Vector Machine</w:t>
      </w:r>
      <w:r w:rsidR="00D84525">
        <w:rPr>
          <w:rFonts w:eastAsia="Times New Roman" w:cs="Times New Roman"/>
          <w:lang w:val="en-US"/>
        </w:rPr>
        <w:t>s</w:t>
      </w:r>
      <w:r w:rsidR="0030138A">
        <w:rPr>
          <w:rFonts w:eastAsia="Times New Roman" w:cs="Times New Roman"/>
          <w:lang w:val="en-US"/>
        </w:rPr>
        <w:t>)</w:t>
      </w:r>
      <w:bookmarkEnd w:id="286"/>
    </w:p>
    <w:p w14:paraId="0F70F231" w14:textId="77777777" w:rsidR="0030138A" w:rsidRDefault="0030138A" w:rsidP="0030138A">
      <w:pPr>
        <w:pStyle w:val="Heading3"/>
        <w:rPr>
          <w:lang w:val="en-US"/>
        </w:rPr>
      </w:pPr>
      <w:bookmarkStart w:id="287" w:name="_Toc455436977"/>
      <w:r>
        <w:rPr>
          <w:lang w:val="en-US"/>
        </w:rPr>
        <w:t>Tổng quan</w:t>
      </w:r>
      <w:bookmarkEnd w:id="287"/>
    </w:p>
    <w:p w14:paraId="7B080A67" w14:textId="77777777" w:rsidR="00627E41" w:rsidRDefault="00D84525" w:rsidP="00D84525">
      <w:pPr>
        <w:rPr>
          <w:lang w:val="en-US"/>
        </w:rPr>
      </w:pPr>
      <w:r>
        <w:rPr>
          <w:lang w:val="en-US"/>
        </w:rPr>
        <w:t>Support Vector Machines (SVM) là một kĩ thuật học có giám sát được dùng để phân lớp hoặc phân tích hồi quy. Bắt nguồn từ</w:t>
      </w:r>
      <w:r w:rsidR="00637AA0">
        <w:rPr>
          <w:lang w:val="en-US"/>
        </w:rPr>
        <w:t xml:space="preserve"> lý thuyết học thống kê (Statistical Learning Theory) được phát triển bởi nhóm nghiên cứu của V. Vapnik [5], SVM được xây dựng dựa trên nguyên tắc giảm thiểu rủi ro (Structural Risk Minimization).</w:t>
      </w:r>
    </w:p>
    <w:p w14:paraId="7E8411FE" w14:textId="77777777" w:rsidR="00637AA0" w:rsidRDefault="00637AA0" w:rsidP="00637AA0">
      <w:pPr>
        <w:rPr>
          <w:lang w:val="en-US"/>
        </w:rPr>
      </w:pPr>
      <w:r>
        <w:rPr>
          <w:lang w:val="en-US"/>
        </w:rPr>
        <w:t>Với kĩ thuật SVM không gian dữ liệu đầu vào sẽ được ánh xạ vào không gian đặc trưng, và từ đó ta sẽ xác định được siêu phẳng phân chia tối ưu.</w:t>
      </w:r>
    </w:p>
    <w:p w14:paraId="2BB331CA" w14:textId="77777777" w:rsidR="0013025B" w:rsidRDefault="0013025B" w:rsidP="0013025B">
      <w:pPr>
        <w:pStyle w:val="Heading3"/>
        <w:rPr>
          <w:lang w:val="en-US"/>
        </w:rPr>
      </w:pPr>
      <w:bookmarkStart w:id="288" w:name="_Toc455436978"/>
      <w:r>
        <w:rPr>
          <w:lang w:val="en-US"/>
        </w:rPr>
        <w:t>SVM tuyến tính (Linear SVM)</w:t>
      </w:r>
      <w:bookmarkEnd w:id="288"/>
    </w:p>
    <w:p w14:paraId="1489D73F" w14:textId="77777777" w:rsidR="00637AA0" w:rsidRDefault="00637AA0" w:rsidP="00637AA0">
      <w:pPr>
        <w:rPr>
          <w:lang w:val="en-US"/>
        </w:rPr>
      </w:pPr>
      <w:r>
        <w:rPr>
          <w:lang w:val="en-US"/>
        </w:rPr>
        <w:t xml:space="preserve">Ta có tập S gồm </w:t>
      </w:r>
      <w:r w:rsidRPr="00366C33">
        <w:rPr>
          <w:i/>
          <w:lang w:val="en-US"/>
        </w:rPr>
        <w:t>e</w:t>
      </w:r>
      <w:r>
        <w:rPr>
          <w:lang w:val="en-US"/>
        </w:rPr>
        <w:t xml:space="preserve"> các mẫu học</w:t>
      </w:r>
    </w:p>
    <w:p w14:paraId="07133C98" w14:textId="77777777" w:rsidR="00637AA0" w:rsidRPr="0075285D" w:rsidRDefault="00366C33" w:rsidP="00637AA0">
      <w:pPr>
        <w:rPr>
          <w:rFonts w:eastAsiaTheme="minorEastAsia"/>
          <w:lang w:val="en-US"/>
        </w:rPr>
      </w:pPr>
      <m:oMathPara>
        <m:oMath>
          <m:r>
            <m:rPr>
              <m:sty m:val="p"/>
            </m:rPr>
            <w:rPr>
              <w:rFonts w:ascii="Cambria Math" w:hAnsi="Cambria Math"/>
              <w:lang w:val="en-US"/>
            </w:rPr>
            <m:t>S=</m:t>
          </m:r>
          <m:d>
            <m:dPr>
              <m:begChr m:val="{"/>
              <m:endChr m:val="}"/>
              <m:ctrlPr>
                <w:rPr>
                  <w:rFonts w:ascii="Cambria Math" w:hAnsi="Cambria Math"/>
                  <w:lang w:val="en-US"/>
                </w:rPr>
              </m:ctrlPr>
            </m:d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m:t>
                      </m:r>
                    </m:sub>
                  </m:sSub>
                </m:e>
              </m:d>
            </m:e>
          </m:d>
          <m:r>
            <m:rPr>
              <m:sty m:val="p"/>
            </m:rPr>
            <w:rPr>
              <w:rFonts w:ascii="Cambria Math" w:eastAsiaTheme="minorEastAsia" w:hAnsi="Cambria Math"/>
              <w:lang w:val="en-US"/>
            </w:rPr>
            <m:t>⊆</m:t>
          </m:r>
          <m:sSup>
            <m:sSupPr>
              <m:ctrlPr>
                <w:rPr>
                  <w:rFonts w:ascii="Cambria Math" w:eastAsiaTheme="minorEastAsia" w:hAnsi="Cambria Math"/>
                  <w:lang w:val="en-US"/>
                </w:rPr>
              </m:ctrlPr>
            </m:sSupPr>
            <m:e>
              <m:d>
                <m:dPr>
                  <m:ctrlPr>
                    <w:rPr>
                      <w:rFonts w:ascii="Cambria Math" w:eastAsiaTheme="minorEastAsia" w:hAnsi="Cambria Math"/>
                      <w:i/>
                      <w:lang w:val="en-US"/>
                    </w:rPr>
                  </m:ctrlPr>
                </m:dPr>
                <m:e>
                  <m:r>
                    <w:rPr>
                      <w:rFonts w:ascii="Cambria Math" w:eastAsiaTheme="minorEastAsia" w:hAnsi="Cambria Math"/>
                      <w:lang w:val="en-US"/>
                    </w:rPr>
                    <m:t>X x Y</m:t>
                  </m:r>
                </m:e>
              </m:d>
            </m:e>
            <m:sup>
              <m:r>
                <w:rPr>
                  <w:rFonts w:ascii="Cambria Math" w:eastAsiaTheme="minorEastAsia" w:hAnsi="Cambria Math"/>
                  <w:lang w:val="en-US"/>
                </w:rPr>
                <m:t>e</m:t>
              </m:r>
            </m:sup>
          </m:sSup>
        </m:oMath>
      </m:oMathPara>
    </w:p>
    <w:p w14:paraId="0808493F" w14:textId="77777777" w:rsidR="0075285D" w:rsidRDefault="0075285D" w:rsidP="00637AA0">
      <w:pPr>
        <w:rPr>
          <w:rFonts w:eastAsiaTheme="minorEastAsia"/>
          <w:lang w:val="en-US"/>
        </w:rPr>
      </w:pPr>
      <w:r>
        <w:rPr>
          <w:rFonts w:eastAsiaTheme="minorEastAsia"/>
          <w:lang w:val="en-US"/>
        </w:rPr>
        <w:t xml:space="preserve">với một vector đầu vào </w:t>
      </w:r>
      <w:r w:rsidRPr="00366C33">
        <w:rPr>
          <w:rFonts w:eastAsiaTheme="minorEastAsia"/>
          <w:i/>
          <w:lang w:val="en-US"/>
        </w:rPr>
        <w:t>n</w:t>
      </w:r>
      <w:r>
        <w:rPr>
          <w:rFonts w:eastAsiaTheme="minorEastAsia"/>
          <w:lang w:val="en-US"/>
        </w:rPr>
        <w:t xml:space="preserve"> chiều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Pr>
          <w:rFonts w:eastAsiaTheme="minorEastAsia"/>
          <w:lang w:val="en-US"/>
        </w:rPr>
        <w:t xml:space="preserve"> thuộc 2 lớp với nhãn ứng với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 xml:space="preserve"> hoặc </w:t>
      </w:r>
      <w:r w:rsidRPr="003C242B">
        <w:rPr>
          <w:rFonts w:eastAsiaTheme="minorEastAsia"/>
          <w:i/>
          <w:lang w:val="en-US"/>
        </w:rPr>
        <w:t>y</w:t>
      </w:r>
      <w:r w:rsidRPr="003C242B">
        <w:rPr>
          <w:rFonts w:eastAsiaTheme="minorEastAsia"/>
          <w:i/>
          <w:vertAlign w:val="subscript"/>
          <w:lang w:val="en-US"/>
        </w:rPr>
        <w:t>i</w:t>
      </w:r>
      <w:r w:rsidRPr="003C242B">
        <w:rPr>
          <w:rFonts w:eastAsiaTheme="minorEastAsia"/>
          <w:i/>
          <w:lang w:val="en-US"/>
        </w:rPr>
        <w:t xml:space="preserve"> = -1</w:t>
      </w:r>
      <w:r>
        <w:rPr>
          <w:rFonts w:eastAsiaTheme="minorEastAsia"/>
          <w:lang w:val="en-US"/>
        </w:rPr>
        <w:t>.</w:t>
      </w:r>
    </w:p>
    <w:p w14:paraId="40EEA7F0" w14:textId="77777777" w:rsidR="0013025B" w:rsidRDefault="0075285D" w:rsidP="00637AA0">
      <w:pPr>
        <w:rPr>
          <w:rFonts w:eastAsiaTheme="minorEastAsia"/>
          <w:lang w:val="en-US"/>
        </w:rPr>
      </w:pPr>
      <w:r>
        <w:rPr>
          <w:rFonts w:eastAsiaTheme="minorEastAsia"/>
          <w:lang w:val="en-US"/>
        </w:rPr>
        <w:t xml:space="preserve">Đối với bài toán phân chia dữ liệu tuyến tính, ta cần tìm siêu phẳng </w:t>
      </w:r>
      <w:r w:rsidR="00E50B38">
        <w:rPr>
          <w:rFonts w:eastAsiaTheme="minorEastAsia"/>
          <w:lang w:val="en-US"/>
        </w:rPr>
        <w:t>maximum-</w:t>
      </w:r>
      <w:r>
        <w:rPr>
          <w:rFonts w:eastAsiaTheme="minorEastAsia"/>
          <w:lang w:val="en-US"/>
        </w:rPr>
        <w:t xml:space="preserve"> </w:t>
      </w:r>
      <w:r w:rsidR="00E50B38">
        <w:rPr>
          <w:rFonts w:eastAsiaTheme="minorEastAsia"/>
          <w:lang w:val="en-US"/>
        </w:rPr>
        <w:t>margin</w:t>
      </w:r>
      <w:r>
        <w:rPr>
          <w:rFonts w:eastAsiaTheme="minorEastAsia"/>
          <w:lang w:val="en-US"/>
        </w:rPr>
        <w:t xml:space="preserve"> có thể tách riêng nhóm điểm </w:t>
      </w:r>
      <w:r w:rsidR="00366C33">
        <w:rPr>
          <w:rFonts w:eastAsiaTheme="minorEastAsia"/>
          <w:lang w:val="en-US"/>
        </w:rPr>
        <w:t xml:space="preserve">có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xml:space="preserve"> với </w:t>
      </w:r>
      <w:r w:rsidR="00366C33" w:rsidRPr="003C242B">
        <w:rPr>
          <w:rFonts w:eastAsiaTheme="minorEastAsia"/>
          <w:i/>
          <w:lang w:val="en-US"/>
        </w:rPr>
        <w:t>y</w:t>
      </w:r>
      <w:r w:rsidR="00366C33" w:rsidRPr="003C242B">
        <w:rPr>
          <w:rFonts w:eastAsiaTheme="minorEastAsia"/>
          <w:i/>
          <w:vertAlign w:val="subscript"/>
          <w:lang w:val="en-US"/>
        </w:rPr>
        <w:t>i</w:t>
      </w:r>
      <w:r w:rsidR="00366C33" w:rsidRPr="003C242B">
        <w:rPr>
          <w:rFonts w:eastAsiaTheme="minorEastAsia"/>
          <w:i/>
          <w:lang w:val="en-US"/>
        </w:rPr>
        <w:t xml:space="preserve"> = -1</w:t>
      </w:r>
      <w:r w:rsidR="00366C33">
        <w:rPr>
          <w:rFonts w:eastAsiaTheme="minorEastAsia"/>
          <w:lang w:val="en-US"/>
        </w:rPr>
        <w:t>, tức là tìm siêu phẳng sao cho khoảng cách giữa nó và vec</w:t>
      </w:r>
      <w:r w:rsidR="003C242B">
        <w:rPr>
          <w:rFonts w:eastAsiaTheme="minorEastAsia"/>
          <w:lang w:val="en-US"/>
        </w:rPr>
        <w:t xml:space="preserve">tor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sidR="003C242B">
        <w:rPr>
          <w:rFonts w:eastAsiaTheme="minorEastAsia"/>
          <w:lang w:val="en-US"/>
        </w:rPr>
        <w:t xml:space="preserve"> gần nhất từ cả 2 nhóm là lớn nhất.</w:t>
      </w:r>
      <w:r w:rsidR="00E50B38">
        <w:rPr>
          <w:rFonts w:eastAsiaTheme="minorEastAsia"/>
          <w:lang w:val="en-US"/>
        </w:rPr>
        <w:t xml:space="preserve"> </w:t>
      </w:r>
    </w:p>
    <w:p w14:paraId="1EAD88EB" w14:textId="77777777" w:rsidR="0013025B" w:rsidRDefault="0013025B" w:rsidP="0013025B">
      <w:pPr>
        <w:pStyle w:val="Heading4"/>
        <w:rPr>
          <w:lang w:val="en-US"/>
        </w:rPr>
      </w:pPr>
      <w:bookmarkStart w:id="289" w:name="_Toc455436979"/>
      <w:r>
        <w:rPr>
          <w:lang w:val="en-US"/>
        </w:rPr>
        <w:lastRenderedPageBreak/>
        <w:t>Hard-margin</w:t>
      </w:r>
      <w:bookmarkEnd w:id="289"/>
    </w:p>
    <w:p w14:paraId="026A53FA" w14:textId="77777777" w:rsidR="0075285D" w:rsidRDefault="0013025B" w:rsidP="00637AA0">
      <w:pPr>
        <w:rPr>
          <w:rFonts w:eastAsiaTheme="minorEastAsia"/>
          <w:lang w:val="en-US"/>
        </w:rPr>
      </w:pPr>
      <w:r>
        <w:rPr>
          <w:rFonts w:eastAsiaTheme="minorEastAsia"/>
          <w:lang w:val="en-US"/>
        </w:rPr>
        <w:t xml:space="preserve">Với điều kiện data để học có thể phân chia tuyến tính, ta </w:t>
      </w:r>
      <w:r w:rsidR="00E50B38">
        <w:rPr>
          <w:rFonts w:eastAsiaTheme="minorEastAsia"/>
          <w:lang w:val="en-US"/>
        </w:rPr>
        <w:t>chọn 2 siêu phẳng song song phân chia 2 lớp sao cho khoảng cách giữa chúng là lớn nhất. Miền tạo bởi 2 siêu phẳng đó ta gọi là margin, siêu phẳng maximum-margin là siêu phẳng nằm giữa chúng.</w:t>
      </w:r>
    </w:p>
    <w:p w14:paraId="44243E90" w14:textId="77777777" w:rsidR="00E50B38" w:rsidRDefault="00E50B38" w:rsidP="00637AA0">
      <w:pPr>
        <w:rPr>
          <w:rFonts w:eastAsiaTheme="minorEastAsia"/>
          <w:lang w:val="en-US"/>
        </w:rPr>
      </w:pPr>
      <w:r>
        <w:rPr>
          <w:rFonts w:eastAsiaTheme="minorEastAsia"/>
          <w:lang w:val="en-US"/>
        </w:rPr>
        <w:t>Ta có thể mô tả 2 siêu phẳng ấy bằng phương trình:</w:t>
      </w:r>
    </w:p>
    <w:p w14:paraId="3D81029E" w14:textId="77777777" w:rsidR="00E50B38" w:rsidRDefault="00506F28" w:rsidP="00E50B38">
      <w:pPr>
        <w:jc w:val="center"/>
        <w:rPr>
          <w:rFonts w:eastAsiaTheme="minorEastAsia"/>
          <w:lang w:val="en-US"/>
        </w:rPr>
      </w:pPr>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194E2BE3" w14:textId="77777777" w:rsidR="00E50B38" w:rsidRPr="00366C33" w:rsidRDefault="00E50B38" w:rsidP="00E50B38">
      <w:pPr>
        <w:rPr>
          <w:lang w:val="en-US"/>
        </w:rPr>
      </w:pPr>
      <w:r>
        <w:rPr>
          <w:rFonts w:eastAsiaTheme="minorEastAsia"/>
          <w:lang w:val="en-US"/>
        </w:rPr>
        <w:t xml:space="preserve">và </w:t>
      </w:r>
      <m:oMath>
        <m:r>
          <m:rPr>
            <m:sty m:val="p"/>
          </m:rPr>
          <w:rPr>
            <w:rFonts w:ascii="Cambria Math" w:hAnsi="Cambria Math"/>
            <w:lang w:val="en-US"/>
          </w:rPr>
          <w:br/>
        </m:r>
      </m:oMath>
      <m:oMathPara>
        <m:oMath>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-b=-1</m:t>
          </m:r>
        </m:oMath>
      </m:oMathPara>
    </w:p>
    <w:p w14:paraId="66F657B0" w14:textId="77777777" w:rsidR="00EB2747" w:rsidRDefault="00E50B38" w:rsidP="00EB2747">
      <w:pPr>
        <w:rPr>
          <w:rFonts w:eastAsiaTheme="minorEastAsia"/>
          <w:lang w:val="en-US"/>
        </w:rPr>
      </w:pPr>
      <w:r>
        <w:rPr>
          <w:lang w:val="en-US"/>
        </w:rPr>
        <w:t xml:space="preserve">Trong hình học giải tích, khoảng cách giữa 2 siêu phẳng trên là </w:t>
      </w:r>
      <m:oMath>
        <m:f>
          <m:fPr>
            <m:ctrlPr>
              <w:rPr>
                <w:rFonts w:ascii="Cambria Math" w:hAnsi="Cambria Math"/>
                <w:lang w:val="en-US"/>
              </w:rPr>
            </m:ctrlPr>
          </m:fPr>
          <m:num>
            <m:r>
              <w:rPr>
                <w:rFonts w:ascii="Cambria Math" w:hAnsi="Cambria Math"/>
                <w:lang w:val="en-US"/>
              </w:rPr>
              <m:t>2</m:t>
            </m:r>
          </m:num>
          <m:den>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w</m:t>
                    </m:r>
                  </m:e>
                </m:acc>
              </m:e>
            </m:d>
          </m:den>
        </m:f>
      </m:oMath>
      <w:r>
        <w:rPr>
          <w:rFonts w:eastAsiaTheme="minorEastAsia"/>
          <w:lang w:val="en-US"/>
        </w:rPr>
        <w:t xml:space="preserve">. Do đó để cực đại hóa khoảng cách giữa 2 siêu phẳng trên ta cần phần giảm thiểu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sidR="00F43DD3">
        <w:rPr>
          <w:rFonts w:eastAsiaTheme="minorEastAsia"/>
          <w:lang w:val="en-US"/>
        </w:rPr>
        <w:t xml:space="preserve">. Đồng thời để các điểm không rơi vào </w:t>
      </w:r>
      <w:r w:rsidR="00EB2747">
        <w:rPr>
          <w:rFonts w:eastAsiaTheme="minorEastAsia"/>
          <w:lang w:val="en-US"/>
        </w:rPr>
        <w:t xml:space="preserve">trong margin, ta thêm ràng buộc rằng với mọi </w:t>
      </w:r>
      <w:r w:rsidR="00EB2747">
        <w:rPr>
          <w:rFonts w:eastAsiaTheme="minorEastAsia"/>
          <w:i/>
          <w:lang w:val="en-US"/>
        </w:rPr>
        <w:t>i</w:t>
      </w:r>
      <w:r w:rsidR="00EB2747">
        <w:rPr>
          <w:rFonts w:eastAsiaTheme="minorEastAsia"/>
          <w:lang w:val="en-US"/>
        </w:rPr>
        <w:t xml:space="preserve"> ta có</w:t>
      </w:r>
    </w:p>
    <w:p w14:paraId="138EEBEF" w14:textId="77777777" w:rsidR="00EB2747" w:rsidRDefault="00506F28" w:rsidP="00EB2747">
      <w:pPr>
        <w:jc w:val="center"/>
        <w:rPr>
          <w:rFonts w:eastAsiaTheme="minorEastAsia" w:cs="Tahoma"/>
          <w:i/>
          <w:lang w:val="en-US"/>
        </w:rPr>
      </w:pP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sidR="00EB2747">
        <w:rPr>
          <w:rFonts w:eastAsiaTheme="minorEastAsia" w:cs="Tahoma"/>
          <w:lang w:val="en-US"/>
        </w:rPr>
        <w:t xml:space="preserve"> nếu </w:t>
      </w:r>
      <w:r w:rsidR="00EB2747">
        <w:rPr>
          <w:rFonts w:eastAsiaTheme="minorEastAsia" w:cs="Tahoma"/>
          <w:i/>
          <w:lang w:val="en-US"/>
        </w:rPr>
        <w:t>y</w:t>
      </w:r>
      <w:r w:rsidR="00EB2747">
        <w:rPr>
          <w:rFonts w:eastAsiaTheme="minorEastAsia" w:cs="Tahoma"/>
          <w:i/>
          <w:vertAlign w:val="subscript"/>
          <w:lang w:val="en-US"/>
        </w:rPr>
        <w:t>i</w:t>
      </w:r>
      <w:r w:rsidR="00EB2747">
        <w:rPr>
          <w:rFonts w:eastAsiaTheme="minorEastAsia" w:cs="Tahoma"/>
          <w:i/>
          <w:lang w:val="en-US"/>
        </w:rPr>
        <w:t xml:space="preserve"> = 1</w:t>
      </w:r>
    </w:p>
    <w:p w14:paraId="6CFDE000" w14:textId="77777777" w:rsidR="00EB2747" w:rsidRDefault="00EB2747" w:rsidP="00EB2747">
      <w:pPr>
        <w:jc w:val="left"/>
        <w:rPr>
          <w:rFonts w:eastAsiaTheme="minorEastAsia" w:cs="Tahoma"/>
          <w:lang w:val="en-US"/>
        </w:rPr>
      </w:pPr>
      <w:r>
        <w:rPr>
          <w:rFonts w:eastAsiaTheme="minorEastAsia" w:cs="Tahoma"/>
          <w:lang w:val="en-US"/>
        </w:rPr>
        <w:t>hoặc</w:t>
      </w:r>
    </w:p>
    <w:p w14:paraId="62875855" w14:textId="77777777" w:rsidR="00EB2747" w:rsidRDefault="00EB2747" w:rsidP="00EB2747">
      <w:pPr>
        <w:jc w:val="center"/>
        <w:rPr>
          <w:rFonts w:eastAsiaTheme="minorEastAsia" w:cs="Tahoma"/>
          <w:i/>
          <w:lang w:val="en-US"/>
        </w:rPr>
      </w:pPr>
      <w:r>
        <w:rPr>
          <w:rFonts w:eastAsiaTheme="minorEastAsia" w:cs="Tahoma"/>
          <w:lang w:val="en-US"/>
        </w:rPr>
        <w:t xml:space="preserve">    </w:t>
      </w:r>
      <m:oMath>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≤-1</m:t>
        </m:r>
      </m:oMath>
      <w:r>
        <w:rPr>
          <w:rFonts w:eastAsiaTheme="minorEastAsia" w:cs="Tahoma"/>
          <w:lang w:val="en-US"/>
        </w:rPr>
        <w:t xml:space="preserve"> nếu </w:t>
      </w:r>
      <w:r>
        <w:rPr>
          <w:rFonts w:eastAsiaTheme="minorEastAsia" w:cs="Tahoma"/>
          <w:i/>
          <w:lang w:val="en-US"/>
        </w:rPr>
        <w:t>y</w:t>
      </w:r>
      <w:r>
        <w:rPr>
          <w:rFonts w:eastAsiaTheme="minorEastAsia" w:cs="Tahoma"/>
          <w:i/>
          <w:vertAlign w:val="subscript"/>
          <w:lang w:val="en-US"/>
        </w:rPr>
        <w:t>i</w:t>
      </w:r>
      <w:r>
        <w:rPr>
          <w:rFonts w:eastAsiaTheme="minorEastAsia" w:cs="Tahoma"/>
          <w:i/>
          <w:lang w:val="en-US"/>
        </w:rPr>
        <w:t xml:space="preserve"> = -1</w:t>
      </w:r>
    </w:p>
    <w:p w14:paraId="7D54AA4A" w14:textId="77777777" w:rsidR="00EB2747" w:rsidRDefault="00EB2747" w:rsidP="00EB2747">
      <w:pPr>
        <w:jc w:val="left"/>
        <w:rPr>
          <w:rFonts w:eastAsiaTheme="minorEastAsia" w:cs="Tahoma"/>
          <w:lang w:val="en-US"/>
        </w:rPr>
      </w:pPr>
      <w:r>
        <w:rPr>
          <w:rFonts w:eastAsiaTheme="minorEastAsia" w:cs="Tahoma"/>
          <w:lang w:val="en-US"/>
        </w:rPr>
        <w:t>Những ràng buộc này đảm bảo các điểm đều nằm đúng vào đúng vùng class của nó. Ta có thể viết lại như sau:</w:t>
      </w:r>
    </w:p>
    <w:p w14:paraId="3415CAED" w14:textId="77777777" w:rsidR="00EB2747" w:rsidRDefault="00506F28" w:rsidP="00EB2747">
      <w:pPr>
        <w:ind w:firstLine="0"/>
        <w:jc w:val="center"/>
        <w:rPr>
          <w:rFonts w:eastAsiaTheme="minorEastAsia" w:cs="Tahoma"/>
          <w:lang w:val="en-US"/>
        </w:rPr>
      </w:pP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sidR="00EB2747">
        <w:rPr>
          <w:rFonts w:eastAsiaTheme="minorEastAsia" w:cs="Tahoma"/>
          <w:lang w:val="en-US"/>
        </w:rPr>
        <w:t xml:space="preserve"> với mọi </w:t>
      </w:r>
      <m:oMath>
        <m:r>
          <m:rPr>
            <m:sty m:val="p"/>
          </m:rPr>
          <w:rPr>
            <w:rFonts w:ascii="Cambria Math" w:eastAsiaTheme="minorEastAsia" w:hAnsi="Cambria Math" w:cs="Tahoma"/>
            <w:lang w:val="en-US"/>
          </w:rPr>
          <m:t>1 ≤i≤n</m:t>
        </m:r>
      </m:oMath>
      <w:r w:rsidR="00A42F1D">
        <w:rPr>
          <w:rFonts w:eastAsiaTheme="minorEastAsia" w:cs="Tahoma"/>
          <w:lang w:val="en-US"/>
        </w:rPr>
        <w:t xml:space="preserve"> (1)</w:t>
      </w:r>
    </w:p>
    <w:p w14:paraId="4316AB42" w14:textId="77777777" w:rsidR="00EB2747" w:rsidRDefault="00EB2747" w:rsidP="00EB2747">
      <w:pPr>
        <w:ind w:firstLine="0"/>
        <w:jc w:val="left"/>
        <w:rPr>
          <w:rFonts w:eastAsiaTheme="minorEastAsia" w:cs="Tahoma"/>
          <w:lang w:val="en-US"/>
        </w:rPr>
      </w:pPr>
      <w:r>
        <w:rPr>
          <w:rFonts w:eastAsiaTheme="minorEastAsia" w:cs="Tahoma"/>
          <w:lang w:val="en-US"/>
        </w:rPr>
        <w:tab/>
      </w:r>
      <w:r w:rsidR="00383716">
        <w:rPr>
          <w:rFonts w:eastAsiaTheme="minorEastAsia" w:cs="Tahoma"/>
          <w:lang w:val="en-US"/>
        </w:rPr>
        <w:t>Tổng hợp lại ta có bài toán tối ưu như sau:</w:t>
      </w:r>
    </w:p>
    <w:p w14:paraId="57B4CF8D" w14:textId="77777777" w:rsidR="00383716" w:rsidRDefault="00383716" w:rsidP="00383716">
      <w:pPr>
        <w:ind w:firstLine="0"/>
        <w:jc w:val="center"/>
        <w:rPr>
          <w:rFonts w:eastAsiaTheme="minorEastAsia" w:cs="Tahoma"/>
          <w:lang w:val="en-US"/>
        </w:rPr>
      </w:pPr>
      <w:r>
        <w:rPr>
          <w:rFonts w:eastAsiaTheme="minorEastAsia" w:cs="Tahoma"/>
          <w:lang w:val="en-US"/>
        </w:rPr>
        <w:t xml:space="preserve">“Tìm </w:t>
      </w:r>
      <m:oMath>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oMath>
      <w:r>
        <w:rPr>
          <w:rFonts w:eastAsiaTheme="minorEastAsia" w:cs="Tahoma"/>
          <w:lang w:val="en-US"/>
        </w:rPr>
        <w:t xml:space="preserve"> sao cho thỏa </w:t>
      </w:r>
      <m:oMath>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r>
          <w:rPr>
            <w:rFonts w:ascii="Cambria Math" w:eastAsiaTheme="minorEastAsia" w:hAnsi="Cambria Math" w:cs="Tahoma"/>
            <w:lang w:val="en-US"/>
          </w:rPr>
          <m:t>≥1</m:t>
        </m:r>
      </m:oMath>
      <w:r>
        <w:rPr>
          <w:rFonts w:eastAsiaTheme="minorEastAsia" w:cs="Tahoma"/>
          <w:lang w:val="en-US"/>
        </w:rPr>
        <w:t xml:space="preserve"> với mọi </w:t>
      </w:r>
      <m:oMath>
        <m:r>
          <m:rPr>
            <m:sty m:val="p"/>
          </m:rPr>
          <w:rPr>
            <w:rFonts w:ascii="Cambria Math" w:eastAsiaTheme="minorEastAsia" w:hAnsi="Cambria Math" w:cs="Tahoma"/>
            <w:lang w:val="en-US"/>
          </w:rPr>
          <m:t>1 ≤i≤n</m:t>
        </m:r>
      </m:oMath>
      <w:r>
        <w:rPr>
          <w:rFonts w:eastAsiaTheme="minorEastAsia" w:cs="Tahoma"/>
          <w:lang w:val="en-US"/>
        </w:rPr>
        <w:t>”</w:t>
      </w:r>
    </w:p>
    <w:p w14:paraId="4E8B467D" w14:textId="77777777" w:rsidR="00383716" w:rsidRDefault="00383716" w:rsidP="00383716">
      <w:pPr>
        <w:ind w:firstLine="0"/>
        <w:rPr>
          <w:rFonts w:eastAsiaTheme="minorEastAsia" w:cs="Tahoma"/>
          <w:lang w:val="en-US"/>
        </w:rPr>
      </w:pPr>
      <w:r>
        <w:rPr>
          <w:rFonts w:eastAsiaTheme="minorEastAsia" w:cs="Tahoma"/>
          <w:lang w:val="en-US"/>
        </w:rPr>
        <w:tab/>
        <w:t xml:space="preserve">Vector pháp tuyến </w:t>
      </w:r>
      <m:oMath>
        <m:acc>
          <m:accPr>
            <m:chr m:val="⃗"/>
            <m:ctrlPr>
              <w:rPr>
                <w:rFonts w:ascii="Cambria Math" w:hAnsi="Cambria Math"/>
                <w:lang w:val="en-US"/>
              </w:rPr>
            </m:ctrlPr>
          </m:accPr>
          <m:e>
            <m:r>
              <w:rPr>
                <w:rFonts w:ascii="Cambria Math" w:hAnsi="Cambria Math"/>
                <w:lang w:val="en-US"/>
              </w:rPr>
              <m:t>w</m:t>
            </m:r>
          </m:e>
        </m:acc>
      </m:oMath>
      <w:r>
        <w:rPr>
          <w:rFonts w:eastAsiaTheme="minorEastAsia" w:cs="Tahoma"/>
          <w:lang w:val="en-US"/>
        </w:rPr>
        <w:t xml:space="preserve"> xác định chiều của siêu phẳng, còn giá trị ngưỡng </w:t>
      </w:r>
      <w:r>
        <w:rPr>
          <w:rFonts w:eastAsiaTheme="minorEastAsia" w:cs="Tahoma"/>
          <w:i/>
          <w:lang w:val="en-US"/>
        </w:rPr>
        <w:t>b</w:t>
      </w:r>
      <w:r>
        <w:rPr>
          <w:rFonts w:eastAsiaTheme="minorEastAsia" w:cs="Tahoma"/>
          <w:lang w:val="en-US"/>
        </w:rPr>
        <w:t xml:space="preserve"> xác định khoảng cách giữa siêu phẳng và gốc tọa độ. Từ 2 kết quả trên ta thu được bộ phân loại </w:t>
      </w:r>
      <m:oMath>
        <m:acc>
          <m:accPr>
            <m:chr m:val="⃗"/>
            <m:ctrlPr>
              <w:rPr>
                <w:rFonts w:ascii="Cambria Math" w:hAnsi="Cambria Math"/>
                <w:i/>
                <w:lang w:val="en-US"/>
              </w:rPr>
            </m:ctrlPr>
          </m:accPr>
          <m:e>
            <m:r>
              <w:rPr>
                <w:rFonts w:ascii="Cambria Math" w:hAnsi="Cambria Math"/>
                <w:lang w:val="en-US"/>
              </w:rPr>
              <m:t>x</m:t>
            </m:r>
          </m:e>
        </m:acc>
        <m:r>
          <m:rPr>
            <m:sty m:val="p"/>
          </m:rPr>
          <w:rPr>
            <w:rFonts w:ascii="Cambria Math" w:eastAsiaTheme="minorEastAsia" w:hAnsi="Cambria Math" w:cs="Tahoma"/>
            <w:lang w:val="en-US"/>
          </w:rPr>
          <m:t>↦sgn</m:t>
        </m:r>
        <m:d>
          <m:dPr>
            <m:ctrlPr>
              <w:rPr>
                <w:rFonts w:ascii="Cambria Math" w:eastAsiaTheme="minorEastAsia" w:hAnsi="Cambria Math" w:cs="Tahoma"/>
                <w:lang w:val="en-US"/>
              </w:rPr>
            </m:ctrlPr>
          </m:dPr>
          <m:e>
            <m:acc>
              <m:accPr>
                <m:chr m:val="⃗"/>
                <m:ctrlPr>
                  <w:rPr>
                    <w:rFonts w:ascii="Cambria Math" w:hAnsi="Cambria Math"/>
                    <w:lang w:val="en-US"/>
                  </w:rPr>
                </m:ctrlPr>
              </m:accPr>
              <m:e>
                <m:r>
                  <w:rPr>
                    <w:rFonts w:ascii="Cambria Math" w:hAnsi="Cambria Math"/>
                    <w:lang w:val="en-US"/>
                  </w:rPr>
                  <m:t>w</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-b</m:t>
            </m:r>
          </m:e>
        </m:d>
      </m:oMath>
      <w:r>
        <w:rPr>
          <w:rFonts w:eastAsiaTheme="minorEastAsia" w:cs="Tahoma"/>
          <w:lang w:val="en-US"/>
        </w:rPr>
        <w:t xml:space="preserve">. Thêm một điểm nữa ta cần lưu ý, maximum-margin được xác định bởi những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oMath>
      <w:r>
        <w:rPr>
          <w:rFonts w:eastAsiaTheme="minorEastAsia" w:cs="Tahoma"/>
          <w:lang w:val="en-US"/>
        </w:rPr>
        <w:t xml:space="preserve"> nằm kề nó. Chúng được gọi là các support vectors.</w:t>
      </w:r>
    </w:p>
    <w:p w14:paraId="501C0353" w14:textId="77777777" w:rsidR="0013025B" w:rsidRDefault="0013025B" w:rsidP="00383716">
      <w:pPr>
        <w:ind w:firstLine="0"/>
        <w:rPr>
          <w:rFonts w:eastAsiaTheme="minorEastAsia" w:cs="Tahoma"/>
          <w:lang w:val="en-US"/>
        </w:rPr>
      </w:pPr>
    </w:p>
    <w:p w14:paraId="5DB85FCB" w14:textId="77777777" w:rsidR="0013025B" w:rsidRDefault="0013025B" w:rsidP="00383716">
      <w:pPr>
        <w:ind w:firstLine="0"/>
        <w:rPr>
          <w:rFonts w:eastAsiaTheme="minorEastAsia" w:cs="Tahoma"/>
          <w:lang w:val="en-US"/>
        </w:rPr>
      </w:pPr>
    </w:p>
    <w:p w14:paraId="053FC405" w14:textId="77777777" w:rsidR="001151B2" w:rsidRDefault="00C7023C" w:rsidP="001151B2">
      <w:pPr>
        <w:ind w:firstLine="0"/>
        <w:jc w:val="center"/>
        <w:rPr>
          <w:rFonts w:eastAsiaTheme="minorEastAsia" w:cs="Tahoma"/>
          <w:lang w:val="en-US"/>
        </w:rPr>
      </w:pPr>
      <w:r>
        <w:rPr>
          <w:rFonts w:eastAsiaTheme="minorEastAsia" w:cs="Tahoma"/>
          <w:lang w:val="en-US"/>
        </w:rPr>
        <w:pict w14:anchorId="4EF7E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80pt">
            <v:imagedata r:id="rId9" o:title="Svm_max_sep_hyperplane_with_margin"/>
          </v:shape>
        </w:pict>
      </w:r>
    </w:p>
    <w:p w14:paraId="7A4F9C0D" w14:textId="77777777" w:rsidR="0013025B" w:rsidRPr="0013025B" w:rsidRDefault="0013025B" w:rsidP="00CF3A6D">
      <w:pPr>
        <w:pStyle w:val="FigureTable"/>
        <w:rPr>
          <w:lang w:val="en-US"/>
        </w:rPr>
      </w:pPr>
      <w:r w:rsidRPr="00CF3A6D">
        <w:rPr>
          <w:b/>
          <w:lang w:val="en-US"/>
        </w:rPr>
        <w:t>Hình 2.1</w:t>
      </w:r>
      <w:r w:rsidRPr="0013025B">
        <w:rPr>
          <w:lang w:val="en-US"/>
        </w:rPr>
        <w:t xml:space="preserve"> Siêu phẳng maximum-margin và các margin của 1 bộ SVM được học từ các mẫu được gán nhãn thành 2 lớp. Những mẫu nằm trên margin được gọi là support vectors</w:t>
      </w:r>
    </w:p>
    <w:p w14:paraId="5B228D51" w14:textId="77777777" w:rsidR="001151B2" w:rsidRDefault="0013025B" w:rsidP="0013025B">
      <w:pPr>
        <w:pStyle w:val="Heading4"/>
        <w:rPr>
          <w:lang w:val="en-US"/>
        </w:rPr>
      </w:pPr>
      <w:bookmarkStart w:id="290" w:name="_Toc455436980"/>
      <w:r>
        <w:rPr>
          <w:lang w:val="en-US"/>
        </w:rPr>
        <w:t>Soft-margin</w:t>
      </w:r>
      <w:bookmarkEnd w:id="290"/>
    </w:p>
    <w:p w14:paraId="57943A29" w14:textId="77777777" w:rsidR="0013025B" w:rsidRDefault="0013025B" w:rsidP="0013025B">
      <w:pPr>
        <w:rPr>
          <w:i/>
          <w:lang w:val="en-US"/>
        </w:rPr>
      </w:pPr>
      <w:r>
        <w:rPr>
          <w:lang w:val="en-US"/>
        </w:rPr>
        <w:t xml:space="preserve">Trong trường hợp dữ liệu không thể được phân chia tuyến tính, chúng ta sử dụng hàm </w:t>
      </w:r>
      <w:r w:rsidRPr="0013025B">
        <w:rPr>
          <w:i/>
          <w:lang w:val="en-US"/>
        </w:rPr>
        <w:t>hinge loss</w:t>
      </w:r>
    </w:p>
    <w:p w14:paraId="6C8819A6" w14:textId="77777777" w:rsidR="0013025B" w:rsidRPr="00A42F1D" w:rsidRDefault="00A42F1D" w:rsidP="0013025B">
      <w:pPr>
        <w:rPr>
          <w:rFonts w:eastAsiaTheme="minorEastAsia"/>
          <w:lang w:val="en-US"/>
        </w:rPr>
      </w:pPr>
      <m:oMathPara>
        <m:oMath>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oMath>
      </m:oMathPara>
    </w:p>
    <w:p w14:paraId="3C4CDE94" w14:textId="77777777" w:rsidR="00A42F1D" w:rsidRDefault="00A42F1D" w:rsidP="0013025B">
      <w:pPr>
        <w:rPr>
          <w:rFonts w:eastAsiaTheme="minorEastAsia"/>
          <w:lang w:val="en-US"/>
        </w:rPr>
      </w:pPr>
      <w:r>
        <w:rPr>
          <w:rFonts w:eastAsiaTheme="minorEastAsia"/>
          <w:lang w:val="en-US"/>
        </w:rPr>
        <w:t xml:space="preserve">Nếu thỏa điều kiện (1) thì kết quả trả về của hàm này bằng 0. Ngược lại thì giá trị của nó sẽ tỉ </w:t>
      </w:r>
      <w:r w:rsidR="00BB55AF">
        <w:rPr>
          <w:rFonts w:eastAsiaTheme="minorEastAsia"/>
          <w:lang w:val="en-US"/>
        </w:rPr>
        <w:t>lệ thuận với khoảng cách từ margin. Từ đó ta cần phải giảm thiểu</w:t>
      </w:r>
    </w:p>
    <w:p w14:paraId="6C03B58B" w14:textId="77777777" w:rsidR="00BB55AF" w:rsidRPr="00BB55AF" w:rsidRDefault="00506F28" w:rsidP="0013025B">
      <w:pPr>
        <w:rPr>
          <w:rFonts w:eastAsiaTheme="minorEastAsia"/>
          <w:lang w:val="en-US"/>
        </w:rPr>
      </w:pPr>
      <m:oMathPara>
        <m:oMath>
          <m:d>
            <m:dPr>
              <m:begChr m:val="["/>
              <m:endChr m:val="]"/>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m:rPr>
                      <m:sty m:val="p"/>
                    </m:rPr>
                    <w:rPr>
                      <w:rFonts w:ascii="Cambria Math" w:hAnsi="Cambria Math"/>
                      <w:lang w:val="en-US"/>
                    </w:rPr>
                    <m:t>max</m:t>
                  </m:r>
                  <m:d>
                    <m:dPr>
                      <m:ctrlPr>
                        <w:rPr>
                          <w:rFonts w:ascii="Cambria Math" w:hAnsi="Cambria Math"/>
                          <w:lang w:val="en-US"/>
                        </w:rPr>
                      </m:ctrlPr>
                    </m:dPr>
                    <m:e>
                      <m:r>
                        <w:rPr>
                          <w:rFonts w:ascii="Cambria Math" w:hAnsi="Cambria Math"/>
                          <w:lang w:val="en-US"/>
                        </w:rPr>
                        <m:t>0,1-</m:t>
                      </m:r>
                      <m:sSub>
                        <m:sSubPr>
                          <m:ctrlPr>
                            <w:rPr>
                              <w:rFonts w:ascii="Cambria Math" w:eastAsiaTheme="minorEastAsia" w:hAnsi="Cambria Math" w:cs="Tahoma"/>
                              <w:lang w:val="en-US"/>
                            </w:rPr>
                          </m:ctrlPr>
                        </m:sSubPr>
                        <m:e>
                          <m:r>
                            <w:rPr>
                              <w:rFonts w:ascii="Cambria Math" w:eastAsiaTheme="minorEastAsia" w:hAnsi="Cambria Math" w:cs="Tahoma"/>
                              <w:lang w:val="en-US"/>
                            </w:rPr>
                            <m:t>y</m:t>
                          </m:r>
                        </m:e>
                        <m:sub>
                          <m:r>
                            <w:rPr>
                              <w:rFonts w:ascii="Cambria Math" w:eastAsiaTheme="minorEastAsia" w:hAnsi="Cambria Math" w:cs="Tahoma"/>
                              <w:lang w:val="en-US"/>
                            </w:rPr>
                            <m:t>i</m:t>
                          </m:r>
                        </m:sub>
                      </m:sSub>
                      <m:d>
                        <m:dPr>
                          <m:ctrlPr>
                            <w:rPr>
                              <w:rFonts w:ascii="Cambria Math" w:eastAsiaTheme="minorEastAsia" w:hAnsi="Cambria Math" w:cs="Tahoma"/>
                              <w:i/>
                              <w:lang w:val="en-US"/>
                            </w:rPr>
                          </m:ctrlPr>
                        </m:dPr>
                        <m:e>
                          <m:acc>
                            <m:accPr>
                              <m:chr m:val="⃗"/>
                              <m:ctrlPr>
                                <w:rPr>
                                  <w:rFonts w:ascii="Cambria Math" w:hAnsi="Cambria Math"/>
                                  <w:lang w:val="en-US"/>
                                </w:rPr>
                              </m:ctrlPr>
                            </m:accPr>
                            <m:e>
                              <m:r>
                                <w:rPr>
                                  <w:rFonts w:ascii="Cambria Math" w:hAnsi="Cambria Math"/>
                                  <w:lang w:val="en-US"/>
                                </w:rPr>
                                <m:t>w</m:t>
                              </m:r>
                            </m:e>
                          </m:acc>
                          <m:r>
                            <m:rPr>
                              <m:sty m:val="p"/>
                            </m:rP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i</m:t>
                              </m:r>
                            </m:sub>
                          </m:sSub>
                          <m:r>
                            <m:rPr>
                              <m:sty m:val="p"/>
                            </m:rPr>
                            <w:rPr>
                              <w:rFonts w:ascii="Cambria Math" w:hAnsi="Cambria Math"/>
                              <w:lang w:val="en-US"/>
                            </w:rPr>
                            <m:t>-</m:t>
                          </m:r>
                          <m:r>
                            <w:rPr>
                              <w:rFonts w:ascii="Cambria Math" w:hAnsi="Cambria Math"/>
                              <w:lang w:val="en-US"/>
                            </w:rPr>
                            <m:t>b</m:t>
                          </m:r>
                        </m:e>
                      </m:d>
                    </m:e>
                  </m:d>
                </m:e>
              </m:nary>
            </m:e>
          </m:d>
          <m:r>
            <w:rPr>
              <w:rFonts w:ascii="Cambria Math" w:hAnsi="Cambria Math"/>
              <w:lang w:val="en-US"/>
            </w:rPr>
            <m:t>+λ</m:t>
          </m:r>
          <m:sSup>
            <m:sSupPr>
              <m:ctrlPr>
                <w:rPr>
                  <w:rFonts w:ascii="Cambria Math" w:eastAsiaTheme="minorEastAsia" w:hAnsi="Cambria Math"/>
                  <w:lang w:val="en-US"/>
                </w:rPr>
              </m:ctrlPr>
            </m:sSupPr>
            <m:e>
              <m:d>
                <m:dPr>
                  <m:begChr m:val="‖"/>
                  <m:endChr m:val="‖"/>
                  <m:ctrlPr>
                    <w:rPr>
                      <w:rFonts w:ascii="Cambria Math" w:eastAsiaTheme="minorEastAsia" w:hAnsi="Cambria Math"/>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w</m:t>
                      </m:r>
                    </m:e>
                  </m:acc>
                </m:e>
              </m:d>
            </m:e>
            <m:sup>
              <m:r>
                <w:rPr>
                  <w:rFonts w:ascii="Cambria Math" w:eastAsiaTheme="minorEastAsia" w:hAnsi="Cambria Math"/>
                  <w:lang w:val="en-US"/>
                </w:rPr>
                <m:t>2</m:t>
              </m:r>
            </m:sup>
          </m:sSup>
        </m:oMath>
      </m:oMathPara>
    </w:p>
    <w:p w14:paraId="65589745" w14:textId="77777777" w:rsidR="00BB55AF" w:rsidRPr="0013025B" w:rsidRDefault="00BB55AF" w:rsidP="0013025B">
      <w:pPr>
        <w:rPr>
          <w:lang w:val="en-US"/>
        </w:rPr>
      </w:pPr>
      <w:r>
        <w:rPr>
          <w:rFonts w:eastAsiaTheme="minorEastAsia"/>
          <w:lang w:val="en-US"/>
        </w:rPr>
        <w:t xml:space="preserve">với </w:t>
      </w:r>
      <w:r>
        <w:rPr>
          <w:rFonts w:ascii="Cambria Math" w:eastAsiaTheme="minorEastAsia" w:hAnsi="Cambria Math"/>
          <w:lang w:val="en-US"/>
        </w:rPr>
        <w:t>λ</w:t>
      </w:r>
      <w:r>
        <w:rPr>
          <w:rFonts w:eastAsiaTheme="minorEastAsia"/>
          <w:lang w:val="en-US"/>
        </w:rPr>
        <w:t xml:space="preserve"> thể hiện</w:t>
      </w:r>
      <w:r w:rsidR="00CE7CFB">
        <w:rPr>
          <w:rFonts w:eastAsiaTheme="minorEastAsia"/>
          <w:lang w:val="en-US"/>
        </w:rPr>
        <w:t xml:space="preserve"> tradeoff</w:t>
      </w:r>
      <w:r>
        <w:rPr>
          <w:rFonts w:eastAsiaTheme="minorEastAsia"/>
          <w:lang w:val="en-US"/>
        </w:rPr>
        <w:t xml:space="preserve"> kích thước của margin nhằm đảm bảo thỏa điều kiện (1). </w:t>
      </w:r>
      <w:r w:rsidR="00CE7CFB">
        <w:rPr>
          <w:rFonts w:eastAsiaTheme="minorEastAsia"/>
          <w:lang w:val="en-US"/>
        </w:rPr>
        <w:t xml:space="preserve">Với </w:t>
      </w:r>
      <w:r w:rsidR="00CE7CFB">
        <w:rPr>
          <w:rFonts w:ascii="Cambria Math" w:eastAsiaTheme="minorEastAsia" w:hAnsi="Cambria Math"/>
          <w:lang w:val="en-US"/>
        </w:rPr>
        <w:t xml:space="preserve">λ </w:t>
      </w:r>
      <w:r w:rsidR="00CE7CFB" w:rsidRPr="00CE7CFB">
        <w:t>thích hợp, soft-margin SVM cũng giống như hard-margin SVM nếu dữ liệu đầu vào có thể</w:t>
      </w:r>
      <w:r w:rsidR="00CE7CFB">
        <w:t xml:space="preserve"> phân loại tuyến tính, ngược lại nó vẫn có thể học được 1 cách phân loại khả thi khác.</w:t>
      </w:r>
    </w:p>
    <w:p w14:paraId="12B022FD" w14:textId="77777777" w:rsidR="0030138A" w:rsidRDefault="0030138A" w:rsidP="0030138A">
      <w:pPr>
        <w:pStyle w:val="Heading3"/>
        <w:rPr>
          <w:lang w:val="en-US"/>
        </w:rPr>
      </w:pPr>
      <w:bookmarkStart w:id="291" w:name="_Toc455436981"/>
      <w:r>
        <w:rPr>
          <w:lang w:val="en-US"/>
        </w:rPr>
        <w:t>Kernel method</w:t>
      </w:r>
      <w:bookmarkEnd w:id="291"/>
    </w:p>
    <w:p w14:paraId="0A3AED20" w14:textId="77777777" w:rsidR="00390A8B" w:rsidRDefault="009D4B6E" w:rsidP="00474F68">
      <w:r>
        <w:rPr>
          <w:lang w:val="en-US"/>
        </w:rPr>
        <w:t xml:space="preserve">Được sử dụng rộng rãi trong lĩnh vực máy học, các kĩ thuật kernel methods có thể mở rộng các thuật toán học, trong bài viết này là SVM có thể phân loại được </w:t>
      </w:r>
      <w:r>
        <w:rPr>
          <w:lang w:val="en-US"/>
        </w:rPr>
        <w:lastRenderedPageBreak/>
        <w:t xml:space="preserve">trường hợp dữ liệu không thể phân loại tuyến tính được. </w:t>
      </w:r>
      <w:r w:rsidR="0022525C">
        <w:rPr>
          <w:lang w:val="en-US"/>
        </w:rPr>
        <w:t xml:space="preserve">Ở hình 2.2 nêu lên cho ta 1 ví dụ về việc mọi siêu phẳng đều chứa cả 2 class. Với việc sử dụng </w:t>
      </w:r>
      <w:r w:rsidR="00390A8B">
        <w:rPr>
          <w:lang w:val="en-US"/>
        </w:rPr>
        <w:t xml:space="preserve">1 hàm vô cùng phức tạp để phân loại nó là khả thi, nhưng thay vào đó ta chỉ cần dùng 1 hàm ánh xạ </w:t>
      </w:r>
      <w:r w:rsidR="00390A8B">
        <w:rPr>
          <w:rFonts w:ascii="Cambria Math" w:hAnsi="Cambria Math"/>
          <w:lang w:val="en-US"/>
        </w:rPr>
        <w:t>Ф</w:t>
      </w:r>
      <w:r w:rsidR="00390A8B">
        <w:rPr>
          <w:lang w:val="en-US"/>
        </w:rPr>
        <w:t xml:space="preserve"> biến không gian đầu vào </w:t>
      </w:r>
      <w:r w:rsidR="00390A8B" w:rsidRPr="00390A8B">
        <w:rPr>
          <w:i/>
        </w:rPr>
        <w:t>X</w:t>
      </w:r>
      <w:r w:rsidR="00390A8B" w:rsidRPr="00390A8B">
        <w:t xml:space="preserve">  thành 1 không gian</w:t>
      </w:r>
      <w:r w:rsidR="00390A8B">
        <w:rPr>
          <w:rFonts w:ascii="Cambria Math" w:hAnsi="Cambria Math"/>
          <w:lang w:val="en-US"/>
        </w:rPr>
        <w:t xml:space="preserve"> ℍ </w:t>
      </w:r>
      <w:r w:rsidR="00390A8B" w:rsidRPr="00390A8B">
        <w:t>với số chiều</w:t>
      </w:r>
      <w:r w:rsidR="00390A8B">
        <w:t xml:space="preserve"> lớn hơn và có thể phân loại tuyến tính được.</w:t>
      </w:r>
    </w:p>
    <w:p w14:paraId="11A7945C" w14:textId="77777777" w:rsidR="00046DAE" w:rsidRPr="00046DAE" w:rsidRDefault="00046DAE" w:rsidP="00046DAE">
      <w:pPr>
        <w:ind w:firstLine="0"/>
        <w:jc w:val="center"/>
        <w:rPr>
          <w:noProof/>
          <w:lang w:eastAsia="ja-JP"/>
        </w:rPr>
      </w:pPr>
      <w:r w:rsidRPr="00390A8B">
        <w:rPr>
          <w:noProof/>
          <w:lang w:val="en-US" w:eastAsia="ja-JP"/>
        </w:rPr>
        <w:drawing>
          <wp:inline distT="0" distB="0" distL="0" distR="0" wp14:anchorId="18191581" wp14:editId="155ABE8C">
            <wp:extent cx="2475616" cy="23194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16" cy="2319454"/>
                    </a:xfrm>
                    <a:prstGeom prst="rect">
                      <a:avLst/>
                    </a:prstGeom>
                    <a:noFill/>
                    <a:ln>
                      <a:noFill/>
                    </a:ln>
                  </pic:spPr>
                </pic:pic>
              </a:graphicData>
            </a:graphic>
          </wp:inline>
        </w:drawing>
      </w:r>
      <w:r w:rsidRPr="00046DAE">
        <w:rPr>
          <w:noProof/>
          <w:lang w:eastAsia="ja-JP"/>
        </w:rPr>
        <w:t xml:space="preserve">              </w:t>
      </w:r>
      <w:r w:rsidRPr="002F376B">
        <w:rPr>
          <w:noProof/>
          <w:lang w:val="en-US" w:eastAsia="ja-JP"/>
        </w:rPr>
        <w:drawing>
          <wp:inline distT="0" distB="0" distL="0" distR="0" wp14:anchorId="554CBBAD" wp14:editId="7BC8CC3D">
            <wp:extent cx="2497873" cy="23277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0781" cy="2330421"/>
                    </a:xfrm>
                    <a:prstGeom prst="rect">
                      <a:avLst/>
                    </a:prstGeom>
                    <a:noFill/>
                    <a:ln>
                      <a:noFill/>
                    </a:ln>
                  </pic:spPr>
                </pic:pic>
              </a:graphicData>
            </a:graphic>
          </wp:inline>
        </w:drawing>
      </w:r>
      <w:r>
        <w:rPr>
          <w:b/>
          <w:noProof/>
          <w:lang w:eastAsia="ja-JP"/>
        </w:rPr>
        <w:t xml:space="preserve"> </w:t>
      </w:r>
      <w:r w:rsidRPr="00046DAE">
        <w:rPr>
          <w:noProof/>
          <w:lang w:eastAsia="ja-JP"/>
        </w:rPr>
        <w:t>(a)</w:t>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r>
      <w:r w:rsidRPr="00046DAE">
        <w:rPr>
          <w:noProof/>
          <w:lang w:eastAsia="ja-JP"/>
        </w:rPr>
        <w:tab/>
        <w:t>(b)</w:t>
      </w:r>
    </w:p>
    <w:p w14:paraId="64F33595" w14:textId="77777777" w:rsidR="00046DAE" w:rsidRPr="00046DAE" w:rsidRDefault="00046DAE" w:rsidP="00CF3A6D">
      <w:pPr>
        <w:pStyle w:val="FigureTable"/>
      </w:pPr>
      <w:r w:rsidRPr="00CF3A6D">
        <w:rPr>
          <w:b/>
        </w:rPr>
        <w:t>Hình 2.2</w:t>
      </w:r>
      <w:r>
        <w:t xml:space="preserve"> Trường hợp không thể phân chia tuyến tính với 2 class </w:t>
      </w:r>
      <w:r w:rsidRPr="00046DAE">
        <w:sym w:font="Wingdings" w:char="F06C"/>
      </w:r>
      <w:r>
        <w:t xml:space="preserve"> và </w:t>
      </w:r>
      <w:r w:rsidRPr="00046DAE">
        <w:sym w:font="Wingdings" w:char="F06E"/>
      </w:r>
      <w:r>
        <w:t>. Với hình (a) ta không tìm được siêu phẳng nào có thể tách riêng 2 class được. Thay vào đó ta sử dụng 1 ánh xạ không tuyến tính ở (b)</w:t>
      </w:r>
    </w:p>
    <w:p w14:paraId="615B7CC1" w14:textId="77777777" w:rsidR="00046DAE" w:rsidRDefault="00390A8B" w:rsidP="002F376B">
      <w:r>
        <w:t xml:space="preserve">Trong thực tế, số chiều của </w:t>
      </w:r>
      <w:r>
        <w:rPr>
          <w:rFonts w:ascii="Cambria Math" w:hAnsi="Cambria Math"/>
        </w:rPr>
        <w:t>ℍ</w:t>
      </w:r>
      <w:r>
        <w:t xml:space="preserve"> có thể vô cùng lớn. Cụ thể là trong bài toán phân loại tài liệu, với bộ từ điển chỉ với 100,000 từ, số chiều của không gian feature </w:t>
      </w:r>
      <w:r>
        <w:rPr>
          <w:rFonts w:ascii="Cambria Math" w:hAnsi="Cambria Math"/>
        </w:rPr>
        <w:t>ℍ</w:t>
      </w:r>
      <w:r>
        <w:t xml:space="preserve"> đạt đến </w:t>
      </w:r>
      <w:r w:rsidRPr="00390A8B">
        <w:t>10</w:t>
      </w:r>
      <w:r w:rsidRPr="00390A8B">
        <w:rPr>
          <w:vertAlign w:val="superscript"/>
        </w:rPr>
        <w:t>15</w:t>
      </w:r>
      <w:r>
        <w:t xml:space="preserve">, </w:t>
      </w:r>
      <w:r w:rsidRPr="00390A8B">
        <w:t>điều</w:t>
      </w:r>
      <w:r>
        <w:t xml:space="preserve"> đó khiến cho việc tính toán vô cùng tốn kém. Để giải quyết vấn đề trên ta dùng </w:t>
      </w:r>
      <w:r>
        <w:rPr>
          <w:i/>
        </w:rPr>
        <w:t>kernel methods</w:t>
      </w:r>
      <w:r>
        <w:t xml:space="preserve"> vốn dựa trên </w:t>
      </w:r>
      <w:r>
        <w:rPr>
          <w:i/>
        </w:rPr>
        <w:t xml:space="preserve">kernels </w:t>
      </w:r>
      <w:r>
        <w:t xml:space="preserve">hoặc </w:t>
      </w:r>
      <w:r>
        <w:rPr>
          <w:i/>
        </w:rPr>
        <w:t>hàm kernels</w:t>
      </w:r>
      <w:r>
        <w:t>.</w:t>
      </w:r>
    </w:p>
    <w:p w14:paraId="0DCDD9F9" w14:textId="77777777" w:rsidR="00046DAE" w:rsidRDefault="00773D77" w:rsidP="00046DAE">
      <w:pPr>
        <w:pStyle w:val="Heading4"/>
      </w:pPr>
      <w:bookmarkStart w:id="292" w:name="_Toc455436982"/>
      <w:r>
        <w:t>Định nghĩa</w:t>
      </w:r>
      <w:bookmarkEnd w:id="292"/>
    </w:p>
    <w:p w14:paraId="2D2FE17A" w14:textId="77777777" w:rsidR="00773D77" w:rsidRDefault="00773D77" w:rsidP="00773D77">
      <w:pPr>
        <w:rPr>
          <w:rFonts w:eastAsiaTheme="minorEastAsia"/>
          <w:i/>
        </w:rPr>
      </w:pPr>
      <w:r>
        <w:t xml:space="preserve">Hàm </w:t>
      </w:r>
      <m:oMath>
        <m:r>
          <w:rPr>
            <w:rFonts w:ascii="Cambria Math" w:hAnsi="Cambria Math"/>
          </w:rPr>
          <m:t xml:space="preserve">K : X x X </m:t>
        </m:r>
        <m:r>
          <m:rPr>
            <m:scr m:val="double-struck"/>
            <m:sty m:val="p"/>
          </m:rPr>
          <w:rPr>
            <w:rFonts w:ascii="Cambria Math" w:hAnsi="Cambria Math"/>
          </w:rPr>
          <m:t>⟶ R</m:t>
        </m:r>
      </m:oMath>
      <w:r>
        <w:rPr>
          <w:rFonts w:eastAsiaTheme="minorEastAsia"/>
        </w:rPr>
        <w:t xml:space="preserve"> được gọi là 1 kernel của </w:t>
      </w:r>
      <w:r w:rsidRPr="00773D77">
        <w:rPr>
          <w:rFonts w:eastAsiaTheme="minorEastAsia"/>
          <w:i/>
        </w:rPr>
        <w:t>X</w:t>
      </w:r>
    </w:p>
    <w:p w14:paraId="20E9CBC1" w14:textId="77777777" w:rsidR="00773D77" w:rsidRDefault="00773D77" w:rsidP="00773D77">
      <w:pPr>
        <w:rPr>
          <w:rFonts w:eastAsiaTheme="minorEastAsia" w:cs="Times New Roman"/>
        </w:rPr>
      </w:pPr>
      <w:r>
        <w:rPr>
          <w:rFonts w:eastAsiaTheme="minorEastAsia"/>
        </w:rPr>
        <w:t xml:space="preserve">Ta định nghĩa 1 hàm kernel </w:t>
      </w:r>
      <w:r>
        <w:rPr>
          <w:rFonts w:eastAsiaTheme="minorEastAsia"/>
          <w:i/>
        </w:rPr>
        <w:t>K</w:t>
      </w:r>
      <w:r>
        <w:rPr>
          <w:rFonts w:eastAsiaTheme="minorEastAsia"/>
        </w:rPr>
        <w:t xml:space="preserve"> sao cho với 2 điểm bất kì </w:t>
      </w:r>
      <m:oMath>
        <m:r>
          <w:rPr>
            <w:rFonts w:ascii="Cambria Math" w:eastAsiaTheme="minorEastAsia" w:hAnsi="Cambria Math"/>
          </w:rPr>
          <m:t xml:space="preserve">x,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m:rPr>
            <m:scr m:val="double-struck"/>
          </m:rPr>
          <w:rPr>
            <w:rFonts w:ascii="Cambria Math" w:eastAsiaTheme="minorEastAsia" w:hAnsi="Cambria Math"/>
          </w:rPr>
          <m:t xml:space="preserve">∈R, </m:t>
        </m:r>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x,x'</m:t>
            </m:r>
          </m:e>
        </m:d>
        <m:r>
          <w:rPr>
            <w:rFonts w:ascii="Cambria Math" w:eastAsiaTheme="minorEastAsia" w:hAnsi="Cambria Math"/>
          </w:rPr>
          <m:t xml:space="preserve"> </m:t>
        </m:r>
      </m:oMath>
      <w:r>
        <w:rPr>
          <w:rFonts w:eastAsiaTheme="minorEastAsia"/>
        </w:rPr>
        <w:t xml:space="preserve">bằng với inner product của vector </w:t>
      </w:r>
      <w:r>
        <w:rPr>
          <w:rFonts w:ascii="Cambria Math" w:eastAsiaTheme="minorEastAsia" w:hAnsi="Cambria Math"/>
        </w:rPr>
        <w:t>Ф</w:t>
      </w:r>
      <w:r>
        <w:rPr>
          <w:rFonts w:eastAsiaTheme="minorEastAsia"/>
        </w:rPr>
        <w:t>(</w:t>
      </w:r>
      <w:r w:rsidRPr="00773D77">
        <w:rPr>
          <w:rFonts w:eastAsiaTheme="minorEastAsia"/>
          <w:i/>
        </w:rPr>
        <w:t>x</w:t>
      </w:r>
      <w:r>
        <w:rPr>
          <w:rFonts w:eastAsiaTheme="minorEastAsia"/>
        </w:rPr>
        <w:t xml:space="preserve">) và </w:t>
      </w:r>
      <w:r>
        <w:rPr>
          <w:rFonts w:ascii="Cambria Math" w:eastAsiaTheme="minorEastAsia" w:hAnsi="Cambria Math"/>
        </w:rPr>
        <w:t>Ф</w:t>
      </w:r>
      <w:r w:rsidRPr="00773D77">
        <w:rPr>
          <w:rFonts w:eastAsiaTheme="minorEastAsia" w:cs="Times New Roman"/>
        </w:rPr>
        <w:t>(</w:t>
      </w:r>
      <w:r w:rsidRPr="00773D77">
        <w:rPr>
          <w:rFonts w:eastAsiaTheme="minorEastAsia" w:cs="Times New Roman"/>
          <w:i/>
        </w:rPr>
        <w:t>y</w:t>
      </w:r>
      <w:r w:rsidRPr="00773D77">
        <w:rPr>
          <w:rFonts w:eastAsiaTheme="minorEastAsia" w:cs="Times New Roman"/>
        </w:rPr>
        <w:t>)</w:t>
      </w:r>
      <w:r w:rsidR="00E7610E">
        <w:rPr>
          <w:rFonts w:eastAsiaTheme="minorEastAsia" w:cs="Times New Roman"/>
        </w:rPr>
        <w:t>:</w:t>
      </w:r>
    </w:p>
    <w:p w14:paraId="443A7B10" w14:textId="77777777" w:rsidR="00E7610E" w:rsidRPr="00E7610E" w:rsidRDefault="00E7610E" w:rsidP="00773D77">
      <w:pPr>
        <w:rPr>
          <w:rFonts w:eastAsiaTheme="minorEastAsia" w:cs="Times New Roman"/>
        </w:rPr>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,ϕ</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128FE763" w14:textId="77777777" w:rsidR="00E7610E" w:rsidRDefault="00E7610E" w:rsidP="00756BBA">
      <w:r>
        <w:lastRenderedPageBreak/>
        <w:t>cho</w:t>
      </w:r>
      <w:r w:rsidR="00756BBA">
        <w:t xml:space="preserve"> ánh xạ </w:t>
      </w:r>
      <m:oMath>
        <m:r>
          <m:rPr>
            <m:sty m:val="p"/>
          </m:rPr>
          <w:rPr>
            <w:rFonts w:ascii="Cambria Math" w:hAnsi="Cambria Math"/>
          </w:rPr>
          <m:t>ϕ:</m:t>
        </m:r>
        <m:r>
          <w:rPr>
            <w:rFonts w:ascii="Cambria Math" w:hAnsi="Cambria Math"/>
          </w:rPr>
          <m:t>X ⟶</m:t>
        </m:r>
        <m:r>
          <m:rPr>
            <m:scr m:val="double-struck"/>
          </m:rPr>
          <w:rPr>
            <w:rFonts w:ascii="Cambria Math" w:hAnsi="Cambria Math"/>
          </w:rPr>
          <m:t>H</m:t>
        </m:r>
      </m:oMath>
      <w:r w:rsidR="00756BBA">
        <w:t xml:space="preserve"> đến 1 không gian Hilbert được gọi là không gian feature. Điểm mạnh của kernel </w:t>
      </w:r>
      <w:r w:rsidR="00756BBA">
        <w:rPr>
          <w:i/>
        </w:rPr>
        <w:t>K</w:t>
      </w:r>
      <w:r w:rsidR="00756BBA">
        <w:t xml:space="preserve"> là độ hiệu quả của nó: ta có thể tính được </w:t>
      </w:r>
      <w:r w:rsidR="00756BBA">
        <w:rPr>
          <w:i/>
        </w:rPr>
        <w:t xml:space="preserve">K </w:t>
      </w:r>
      <w:r w:rsidR="00756BBA">
        <w:t xml:space="preserve">với hiệu quả cao hơn so với việc tính toán </w:t>
      </w:r>
      <w:r w:rsidR="00756BBA">
        <w:rPr>
          <w:rFonts w:ascii="Cambria Math" w:hAnsi="Cambria Math"/>
        </w:rPr>
        <w:t>Ф</w:t>
      </w:r>
      <w:r w:rsidR="00756BBA">
        <w:t xml:space="preserve"> và inner product trong </w:t>
      </w:r>
      <w:r w:rsidR="00756BBA">
        <w:rPr>
          <w:rFonts w:ascii="Cambria Math" w:hAnsi="Cambria Math"/>
        </w:rPr>
        <w:t>ℍ</w:t>
      </w:r>
      <w:r w:rsidR="00756BBA">
        <w:t xml:space="preserve">. Bên cạnh đó ta không cần định nghĩa tường minh hoặc tính toán 1 hàm ánh xạ </w:t>
      </w:r>
      <w:r w:rsidR="00756BBA">
        <w:rPr>
          <w:rFonts w:ascii="Cambria Math" w:hAnsi="Cambria Math"/>
        </w:rPr>
        <w:t>Ф</w:t>
      </w:r>
      <w:r w:rsidR="00756BBA">
        <w:t xml:space="preserve">. Ta có thể chọn kernel </w:t>
      </w:r>
      <w:r w:rsidR="00756BBA">
        <w:rPr>
          <w:i/>
        </w:rPr>
        <w:t>K</w:t>
      </w:r>
      <w:r w:rsidR="00756BBA">
        <w:t xml:space="preserve"> tùy ý miễn tồn tại hàm </w:t>
      </w:r>
      <w:r w:rsidR="00756BBA">
        <w:rPr>
          <w:rFonts w:ascii="Cambria Math" w:hAnsi="Cambria Math"/>
        </w:rPr>
        <w:t>Ф</w:t>
      </w:r>
      <w:r w:rsidR="00756BBA">
        <w:t xml:space="preserve">, nghĩa là </w:t>
      </w:r>
      <w:r w:rsidR="00756BBA">
        <w:rPr>
          <w:i/>
        </w:rPr>
        <w:t>K</w:t>
      </w:r>
      <w:r w:rsidR="00756BBA">
        <w:t xml:space="preserve"> phải thỏa mãn điều kiện Mercer.</w:t>
      </w:r>
    </w:p>
    <w:p w14:paraId="35AC7AE3" w14:textId="77777777" w:rsidR="00756BBA" w:rsidRDefault="00082EBC" w:rsidP="00E769F3">
      <w:pPr>
        <w:pStyle w:val="Heading4"/>
      </w:pPr>
      <w:bookmarkStart w:id="293" w:name="_Toc455436983"/>
      <w:r>
        <w:t>Điều kiện Mercer</w:t>
      </w:r>
      <w:bookmarkEnd w:id="293"/>
    </w:p>
    <w:p w14:paraId="34F3199A" w14:textId="77777777" w:rsidR="00082EBC" w:rsidRDefault="00082EBC" w:rsidP="00082EBC">
      <w:pPr>
        <w:rPr>
          <w:rFonts w:eastAsiaTheme="minorEastAsia"/>
        </w:rPr>
      </w:pPr>
      <w:r>
        <w:t xml:space="preserve">Với </w:t>
      </w:r>
      <m:oMath>
        <m:r>
          <m:rPr>
            <m:sty m:val="p"/>
          </m:rPr>
          <w:rPr>
            <w:rFonts w:ascii="Cambria Math" w:hAnsi="Cambria Math"/>
          </w:rPr>
          <m:t>X ⊂</m:t>
        </m:r>
        <m:sSup>
          <m:sSupPr>
            <m:ctrlPr>
              <w:rPr>
                <w:rFonts w:ascii="Cambria Math" w:hAnsi="Cambria Math"/>
              </w:rPr>
            </m:ctrlPr>
          </m:sSupPr>
          <m:e>
            <m:r>
              <m:rPr>
                <m:scr m:val="double-struck"/>
              </m:rPr>
              <w:rPr>
                <w:rFonts w:ascii="Cambria Math" w:hAnsi="Cambria Math"/>
              </w:rPr>
              <m:t>R</m:t>
            </m:r>
          </m:e>
          <m:sup>
            <m:r>
              <w:rPr>
                <w:rFonts w:ascii="Cambria Math" w:hAnsi="Cambria Math"/>
              </w:rPr>
              <m:t>N</m:t>
            </m:r>
          </m:sup>
        </m:sSup>
      </m:oMath>
      <w:r>
        <w:rPr>
          <w:rFonts w:eastAsiaTheme="minorEastAsia"/>
        </w:rPr>
        <w:t xml:space="preserve"> là 1 tập compact và hàm </w:t>
      </w:r>
      <m:oMath>
        <m:r>
          <w:rPr>
            <w:rFonts w:ascii="Cambria Math" w:eastAsiaTheme="minorEastAsia" w:hAnsi="Cambria Math"/>
          </w:rPr>
          <m:t>K :X x X</m:t>
        </m:r>
        <m:r>
          <m:rPr>
            <m:scr m:val="double-struck"/>
            <m:sty m:val="p"/>
          </m:rPr>
          <w:rPr>
            <w:rFonts w:ascii="Cambria Math" w:eastAsiaTheme="minorEastAsia" w:hAnsi="Cambria Math"/>
          </w:rPr>
          <m:t xml:space="preserve"> ⟶R</m:t>
        </m:r>
      </m:oMath>
      <w:r>
        <w:rPr>
          <w:rFonts w:eastAsiaTheme="minorEastAsia"/>
        </w:rPr>
        <w:t xml:space="preserve"> là 1 hàm liên tục và đối xứng. Ta có</w:t>
      </w:r>
      <w:r w:rsidR="00000F95">
        <w:rPr>
          <w:rFonts w:eastAsiaTheme="minorEastAsia"/>
        </w:rPr>
        <w:t xml:space="preserve"> </w:t>
      </w:r>
      <w:r w:rsidR="00000F95" w:rsidRPr="00F51446">
        <w:rPr>
          <w:rFonts w:eastAsiaTheme="minorEastAsia"/>
          <w:color w:val="FF0000"/>
        </w:rPr>
        <w:t>[K admits a uniformly convergent expansion of the form]</w:t>
      </w:r>
    </w:p>
    <w:p w14:paraId="6D29F931" w14:textId="77777777" w:rsidR="00082EBC" w:rsidRPr="00082EBC" w:rsidRDefault="00082EBC" w:rsidP="00082EBC">
      <w:pPr>
        <w:rPr>
          <w:rFonts w:eastAsiaTheme="minorEastAsia"/>
        </w:rPr>
      </w:pPr>
      <m:oMathPara>
        <m:oMath>
          <m:r>
            <w:rPr>
              <w:rFonts w:ascii="Cambria Math" w:hAnsi="Cambria Math"/>
            </w:rPr>
            <m:t>K</m:t>
          </m:r>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ϕ</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nary>
        </m:oMath>
      </m:oMathPara>
    </w:p>
    <w:p w14:paraId="7E49BB3E" w14:textId="77777777" w:rsidR="00082EBC" w:rsidRDefault="00FF720D" w:rsidP="00082EBC">
      <w:pPr>
        <w:rPr>
          <w:rFonts w:eastAsiaTheme="minorEastAsia"/>
        </w:rPr>
      </w:pPr>
      <w:r>
        <w:rPr>
          <w:rFonts w:eastAsiaTheme="minorEastAsia"/>
        </w:rPr>
        <w:t xml:space="preserve">với </w:t>
      </w:r>
      <w:r w:rsidR="00082EBC">
        <w:rPr>
          <w:rFonts w:eastAsiaTheme="minorEastAsia"/>
          <w:i/>
        </w:rPr>
        <w:t>a</w:t>
      </w:r>
      <w:r w:rsidR="00082EBC">
        <w:rPr>
          <w:rFonts w:eastAsiaTheme="minorEastAsia"/>
          <w:i/>
          <w:vertAlign w:val="subscript"/>
        </w:rPr>
        <w:t>n</w:t>
      </w:r>
      <w:r w:rsidR="00082EBC">
        <w:rPr>
          <w:rFonts w:eastAsiaTheme="minorEastAsia"/>
          <w:i/>
        </w:rPr>
        <w:t xml:space="preserve"> &gt; 0 </w:t>
      </w:r>
      <w:r>
        <w:rPr>
          <w:rFonts w:eastAsiaTheme="minorEastAsia"/>
        </w:rPr>
        <w:t xml:space="preserve">khi và chỉ khi với bất kì hàm bình phương khả tích </w:t>
      </w:r>
      <m:oMath>
        <m:r>
          <m:rPr>
            <m:sty m:val="p"/>
          </m:rPr>
          <w:rPr>
            <w:rFonts w:ascii="Cambria Math" w:eastAsiaTheme="minorEastAsia" w:hAnsi="Cambria Math"/>
          </w:rPr>
          <m:t xml:space="preserve">c (c ∈ </m:t>
        </m:r>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Pr>
          <w:rFonts w:eastAsiaTheme="minorEastAsia"/>
        </w:rPr>
        <w:t xml:space="preserve"> thỏa:</w:t>
      </w:r>
    </w:p>
    <w:p w14:paraId="6DA12FD5" w14:textId="77777777" w:rsidR="00FF720D" w:rsidRPr="00EB555A" w:rsidRDefault="00506F28" w:rsidP="00082EBC">
      <w:pPr>
        <w:rPr>
          <w:rFonts w:ascii="Arial" w:eastAsiaTheme="minorEastAsia" w:hAnsi="Arial"/>
        </w:rPr>
      </w:pPr>
      <m:oMathPara>
        <m:oMath>
          <m:nary>
            <m:naryPr>
              <m:chr m:val="∬"/>
              <m:limLoc m:val="subSup"/>
              <m:ctrlPr>
                <w:rPr>
                  <w:rFonts w:ascii="Cambria Math" w:eastAsiaTheme="minorEastAsia" w:hAnsi="Cambria Math"/>
                </w:rPr>
              </m:ctrlPr>
            </m:naryPr>
            <m:sub>
              <m:r>
                <w:rPr>
                  <w:rFonts w:ascii="Cambria Math" w:eastAsiaTheme="minorEastAsia" w:hAnsi="Cambria Math"/>
                </w:rPr>
                <m:t>X x X</m:t>
              </m:r>
            </m:sub>
            <m:sup/>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dxd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≥0</m:t>
              </m:r>
            </m:e>
          </m:nary>
        </m:oMath>
      </m:oMathPara>
    </w:p>
    <w:p w14:paraId="5BB4F763" w14:textId="77777777" w:rsidR="00EB555A" w:rsidRDefault="00EB555A" w:rsidP="00EB555A">
      <w:pPr>
        <w:pStyle w:val="Heading4"/>
      </w:pPr>
      <w:bookmarkStart w:id="294" w:name="_Toc455436984"/>
      <w:r>
        <w:t>Radial basis function (RBF)</w:t>
      </w:r>
      <w:bookmarkEnd w:id="294"/>
    </w:p>
    <w:p w14:paraId="4883784A" w14:textId="77777777" w:rsidR="00EB555A" w:rsidRDefault="00EB555A" w:rsidP="00EB555A">
      <w:pPr>
        <w:rPr>
          <w:rFonts w:eastAsiaTheme="minorEastAsia"/>
        </w:rPr>
      </w:pPr>
      <w:r>
        <w:t xml:space="preserve">Với mọi hàng số </w:t>
      </w:r>
      <m:oMath>
        <m:r>
          <m:rPr>
            <m:sty m:val="p"/>
          </m:rPr>
          <w:rPr>
            <w:rFonts w:ascii="Cambria Math" w:hAnsi="Cambria Math"/>
          </w:rPr>
          <m:t>σ&gt;0</m:t>
        </m:r>
      </m:oMath>
      <w:r>
        <w:rPr>
          <w:rFonts w:eastAsiaTheme="minorEastAsia"/>
        </w:rPr>
        <w:t xml:space="preserve">, một </w:t>
      </w:r>
      <w:r>
        <w:rPr>
          <w:rFonts w:eastAsiaTheme="minorEastAsia"/>
          <w:i/>
        </w:rPr>
        <w:t xml:space="preserve">Gaussian kernal </w:t>
      </w:r>
      <w:r>
        <w:rPr>
          <w:rFonts w:eastAsiaTheme="minorEastAsia"/>
        </w:rPr>
        <w:t xml:space="preserve">hoặc </w:t>
      </w:r>
      <w:r>
        <w:rPr>
          <w:rFonts w:eastAsiaTheme="minorEastAsia"/>
          <w:i/>
        </w:rPr>
        <w:t>Radial basis function (RBF)</w:t>
      </w:r>
      <w:r>
        <w:rPr>
          <w:rFonts w:eastAsiaTheme="minorEastAsia"/>
        </w:rPr>
        <w:t xml:space="preserve"> là kernel </w:t>
      </w:r>
      <w:r>
        <w:rPr>
          <w:rFonts w:eastAsiaTheme="minorEastAsia"/>
          <w:i/>
        </w:rPr>
        <w:t>K</w:t>
      </w:r>
      <w:r>
        <w:rPr>
          <w:rFonts w:eastAsiaTheme="minorEastAsia"/>
        </w:rPr>
        <w:t xml:space="preserve"> định nghĩa trong tập </w:t>
      </w:r>
      <w:r>
        <w:rPr>
          <w:rFonts w:ascii="Cambria Math" w:eastAsiaTheme="minorEastAsia" w:hAnsi="Cambria Math"/>
        </w:rPr>
        <w:t>ℝ</w:t>
      </w:r>
      <w:r>
        <w:rPr>
          <w:rFonts w:eastAsiaTheme="minorEastAsia"/>
          <w:vertAlign w:val="superscript"/>
        </w:rPr>
        <w:t>N</w:t>
      </w:r>
      <w:r>
        <w:rPr>
          <w:rFonts w:eastAsiaTheme="minorEastAsia"/>
        </w:rPr>
        <w:t xml:space="preserve"> bởi:</w:t>
      </w:r>
    </w:p>
    <w:p w14:paraId="76AA9B3A" w14:textId="77777777" w:rsidR="00EB555A" w:rsidRPr="00B32F07" w:rsidRDefault="00EB555A" w:rsidP="00EB555A">
      <w:pPr>
        <w:rPr>
          <w:rFonts w:eastAsiaTheme="minorEastAsia"/>
        </w:rPr>
      </w:pPr>
      <m:oMathPara>
        <m:oMath>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w:rPr>
              <w:rFonts w:ascii="Cambria Math" w:hAnsi="Cambria Math"/>
            </w:rPr>
            <m:t>,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e>
          </m:d>
        </m:oMath>
      </m:oMathPara>
    </w:p>
    <w:p w14:paraId="0A11F2F0" w14:textId="77777777" w:rsidR="00B32F07" w:rsidRDefault="00B32F07" w:rsidP="00EB555A">
      <w:pPr>
        <w:rPr>
          <w:rFonts w:eastAsiaTheme="minorEastAsia"/>
        </w:rPr>
      </w:pPr>
      <w:r>
        <w:rPr>
          <w:rFonts w:eastAsiaTheme="minorEastAsia"/>
        </w:rPr>
        <w:t>Gaussians kernels nằm trong số những kernel được sử dụng rộng rãi nhất trong các ứng dụng</w:t>
      </w:r>
      <w:r w:rsidR="00A61100">
        <w:rPr>
          <w:rFonts w:eastAsiaTheme="minorEastAsia"/>
        </w:rPr>
        <w:t xml:space="preserve">. Trong quá trình huấn luyện model học ta cần quan tâm đến 2 thông số quan trọng nhất chính là </w:t>
      </w:r>
      <m:oMath>
        <m:r>
          <m:rPr>
            <m:sty m:val="p"/>
          </m:rPr>
          <w:rPr>
            <w:rFonts w:ascii="Cambria Math" w:eastAsiaTheme="minorEastAsia" w:hAnsi="Cambria Math"/>
          </w:rPr>
          <m:t>gamma=</m:t>
        </m:r>
        <m:f>
          <m:fPr>
            <m:ctrlPr>
              <w:rPr>
                <w:rFonts w:ascii="Cambria Math" w:eastAsiaTheme="minorEastAsia" w:hAnsi="Cambria Math"/>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2σ</m:t>
                </m:r>
              </m:e>
              <m:sup>
                <m:r>
                  <w:rPr>
                    <w:rFonts w:ascii="Cambria Math" w:eastAsiaTheme="minorEastAsia" w:hAnsi="Cambria Math"/>
                  </w:rPr>
                  <m:t>2</m:t>
                </m:r>
              </m:sup>
            </m:sSup>
          </m:den>
        </m:f>
      </m:oMath>
      <w:r w:rsidR="00A61100">
        <w:rPr>
          <w:rFonts w:eastAsiaTheme="minorEastAsia"/>
        </w:rPr>
        <w:t xml:space="preserve"> và C. Thông số gamma cho ta biết ảnh hưởng của 1 training sample với xung quanh nó, hiểu đơn giản nó là nghịch đảo của bán kính của các sample được lựa chọn làm support vector của model. </w:t>
      </w:r>
      <w:r w:rsidR="00303699">
        <w:rPr>
          <w:rFonts w:eastAsiaTheme="minorEastAsia"/>
        </w:rPr>
        <w:t>G</w:t>
      </w:r>
      <w:r w:rsidR="00A61100">
        <w:rPr>
          <w:rFonts w:eastAsiaTheme="minorEastAsia"/>
        </w:rPr>
        <w:t>amma tradeoff giữa tốc độ xử lý và độ hiệu quả</w:t>
      </w:r>
      <w:r w:rsidR="00303699">
        <w:rPr>
          <w:rFonts w:eastAsiaTheme="minorEastAsia"/>
        </w:rPr>
        <w:t xml:space="preserve">, với giá trị càng cao thì tốc độ xử lý càng nhanh nhưng chưa chắc hiệu quả và ngược lại. Còn với thông số C tradeoff giữa </w:t>
      </w:r>
      <w:r w:rsidR="00303699">
        <w:rPr>
          <w:rFonts w:eastAsiaTheme="minorEastAsia"/>
        </w:rPr>
        <w:lastRenderedPageBreak/>
        <w:t>việc phân loại nhầm giữa các sample và độ phức tạp của hàm kernel. C thấp sẽ cho kernel với độ phức tạp thấp trong khi C cao dễ dẫn đến hiện tượng overfit.</w:t>
      </w:r>
    </w:p>
    <w:p w14:paraId="6DA1A632" w14:textId="77777777" w:rsidR="00842871" w:rsidRDefault="00842871" w:rsidP="00842871">
      <w:pPr>
        <w:pStyle w:val="Heading2"/>
      </w:pPr>
      <w:bookmarkStart w:id="295" w:name="_Toc455436985"/>
      <w:r>
        <w:t>Multi-class SVM</w:t>
      </w:r>
      <w:bookmarkEnd w:id="295"/>
    </w:p>
    <w:p w14:paraId="6D71B12A" w14:textId="77777777" w:rsidR="00842871" w:rsidRDefault="00842871" w:rsidP="00842871">
      <w:r>
        <w:t xml:space="preserve">Trong trường hợp chúng ta </w:t>
      </w:r>
      <w:r w:rsidR="00B26FC2">
        <w:t xml:space="preserve">phải phân loại nhiều lớp thì ta giải quyết vấn đề trên bằng cách vẫn sử dụng kĩ thuật SVM nguyên thủy chia không gian dữ liệu thành 2 phần và quá trình này lặp đi lặp lại nhiều lần. </w:t>
      </w:r>
      <w:r w:rsidR="001A3BFF">
        <w:t xml:space="preserve">Ta sẽ đề cập đến 2 kĩ thuật thường sử dụng nhất đó là </w:t>
      </w:r>
      <w:r w:rsidR="001A3BFF">
        <w:rPr>
          <w:i/>
        </w:rPr>
        <w:t>one-versus-one (OVO)</w:t>
      </w:r>
      <w:r w:rsidR="001A3BFF">
        <w:t xml:space="preserve"> và </w:t>
      </w:r>
      <w:r w:rsidR="001A3BFF">
        <w:rPr>
          <w:i/>
        </w:rPr>
        <w:t>one-versus-all (OVA)</w:t>
      </w:r>
    </w:p>
    <w:p w14:paraId="3DA692C4" w14:textId="77777777" w:rsidR="001A3BFF" w:rsidRDefault="001A3BFF" w:rsidP="001A3BFF">
      <w:pPr>
        <w:pStyle w:val="Heading3"/>
      </w:pPr>
      <w:bookmarkStart w:id="296" w:name="_Toc455436986"/>
      <w:r>
        <w:t>One-versus-all</w:t>
      </w:r>
      <w:bookmarkEnd w:id="296"/>
    </w:p>
    <w:p w14:paraId="3A594272" w14:textId="77777777" w:rsidR="001A3BFF" w:rsidRDefault="00242368" w:rsidP="001A3BFF">
      <w:pPr>
        <w:rPr>
          <w:rFonts w:eastAsiaTheme="minorEastAsia"/>
        </w:rPr>
      </w:pPr>
      <w:r>
        <w:t xml:space="preserve">Với tập mẫu training </w:t>
      </w:r>
      <m:oMath>
        <m:r>
          <m:rPr>
            <m:sty m:val="p"/>
          </m:rPr>
          <w:rPr>
            <w:rFonts w:ascii="Cambria Math" w:hAnsi="Cambria Math"/>
          </w:rPr>
          <m:t>S=</m:t>
        </m:r>
        <m:d>
          <m:dPr>
            <m:ctrlPr>
              <w:rPr>
                <w:rFonts w:ascii="Cambria Math" w:hAnsi="Cambria Math"/>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e>
            </m:d>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 x Y</m:t>
                </m:r>
              </m:e>
            </m:d>
          </m:e>
          <m:sup>
            <m:r>
              <w:rPr>
                <w:rFonts w:ascii="Cambria Math" w:hAnsi="Cambria Math"/>
              </w:rPr>
              <m:t>m</m:t>
            </m:r>
          </m:sup>
        </m:sSup>
      </m:oMath>
      <w:r>
        <w:rPr>
          <w:rFonts w:eastAsiaTheme="minorEastAsia"/>
        </w:rPr>
        <w:t xml:space="preserve">, bằng kĩ thuật </w:t>
      </w:r>
      <w:r>
        <w:rPr>
          <w:rFonts w:eastAsiaTheme="minorEastAsia"/>
          <w:i/>
        </w:rPr>
        <w:t xml:space="preserve">one-versus-all (OVA) </w:t>
      </w:r>
      <w:r>
        <w:rPr>
          <w:rFonts w:eastAsiaTheme="minorEastAsia"/>
        </w:rPr>
        <w:t xml:space="preserve">hoặc </w:t>
      </w:r>
      <w:r>
        <w:rPr>
          <w:rFonts w:eastAsiaTheme="minorEastAsia"/>
          <w:i/>
        </w:rPr>
        <w:t xml:space="preserve">one-versus-the-rest </w:t>
      </w:r>
      <w:r>
        <w:rPr>
          <w:rFonts w:eastAsiaTheme="minorEastAsia"/>
        </w:rPr>
        <w:t xml:space="preserve">ta chuyển đổi bộ phân lớp đa lớp thành phân lớp nhị phân. Kĩ thuật này bao gồm việc học </w:t>
      </w:r>
      <w:r>
        <w:rPr>
          <w:rFonts w:eastAsiaTheme="minorEastAsia"/>
          <w:i/>
        </w:rPr>
        <w:t>k</w:t>
      </w:r>
      <w:r>
        <w:rPr>
          <w:rFonts w:eastAsiaTheme="minorEastAsia"/>
        </w:rPr>
        <w:t xml:space="preserve">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l∈Y</m:t>
        </m:r>
      </m:oMath>
      <w:r>
        <w:rPr>
          <w:rFonts w:eastAsiaTheme="minorEastAsia"/>
        </w:rPr>
        <w:t xml:space="preserve"> sao cho phân biệt 1 lớp </w:t>
      </w:r>
      <m:oMath>
        <m:r>
          <w:rPr>
            <w:rFonts w:ascii="Cambria Math" w:eastAsiaTheme="minorEastAsia" w:hAnsi="Cambria Math"/>
          </w:rPr>
          <m:t>l∈Y</m:t>
        </m:r>
      </m:oMath>
      <w:r>
        <w:rPr>
          <w:rFonts w:eastAsiaTheme="minorEastAsia"/>
        </w:rPr>
        <w:t xml:space="preserve"> khỏi tất cả các lớp khác. Với bất kì </w:t>
      </w:r>
      <m:oMath>
        <m:r>
          <w:rPr>
            <w:rFonts w:ascii="Cambria Math" w:eastAsiaTheme="minorEastAsia" w:hAnsi="Cambria Math" w:cs="Times New Roman"/>
          </w:rPr>
          <m:t>l∈Y</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h</m:t>
            </m:r>
          </m:e>
          <m:sub>
            <m:r>
              <w:rPr>
                <w:rFonts w:ascii="Cambria Math" w:eastAsiaTheme="minorEastAsia" w:hAnsi="Cambria Math" w:cs="Times New Roman"/>
              </w:rPr>
              <m:t>l</m:t>
            </m:r>
          </m:sub>
        </m:sSub>
      </m:oMath>
      <w:r>
        <w:rPr>
          <w:rFonts w:eastAsiaTheme="minorEastAsia"/>
        </w:rPr>
        <w:t xml:space="preserve"> </w:t>
      </w:r>
      <w:r w:rsidR="00251410">
        <w:rPr>
          <w:rFonts w:eastAsiaTheme="minorEastAsia"/>
        </w:rPr>
        <w:t xml:space="preserve">thu được sau khi train 1 bộ phân lớp nhị phân trên toàn bộ tập mẫu S sau khi gán nhãn 1 cho class </w:t>
      </w:r>
      <w:r w:rsidR="00251410">
        <w:rPr>
          <w:rFonts w:eastAsiaTheme="minorEastAsia"/>
          <w:i/>
        </w:rPr>
        <w:t>l</w:t>
      </w:r>
      <w:r w:rsidR="00251410">
        <w:rPr>
          <w:rFonts w:eastAsiaTheme="minorEastAsia"/>
        </w:rPr>
        <w:t xml:space="preserve"> và -1 cho tất cả các class còn lại. Với </w:t>
      </w:r>
      <m:oMath>
        <m:r>
          <w:rPr>
            <w:rFonts w:ascii="Cambria Math" w:eastAsiaTheme="minorEastAsia" w:hAnsi="Cambria Math"/>
          </w:rPr>
          <m:t>l∈Y</m:t>
        </m:r>
      </m:oMath>
      <w:r w:rsidR="00251410">
        <w:rPr>
          <w:rFonts w:eastAsiaTheme="minorEastAsia"/>
        </w:rPr>
        <w:t xml:space="preserve">, giả sử </w:t>
      </w:r>
      <w:r w:rsidR="00251410">
        <w:rPr>
          <w:rFonts w:eastAsiaTheme="minorEastAsia"/>
          <w:i/>
        </w:rPr>
        <w:t>h</w:t>
      </w:r>
      <w:r w:rsidR="00251410">
        <w:rPr>
          <w:rFonts w:eastAsiaTheme="minorEastAsia"/>
          <w:i/>
          <w:vertAlign w:val="subscript"/>
        </w:rPr>
        <w:t>l</w:t>
      </w:r>
      <w:r w:rsidR="00251410">
        <w:rPr>
          <w:rFonts w:eastAsiaTheme="minorEastAsia"/>
          <w:i/>
        </w:rPr>
        <w:t xml:space="preserve"> </w:t>
      </w:r>
      <w:r w:rsidR="00251410" w:rsidRPr="00251410">
        <w:rPr>
          <w:rFonts w:eastAsiaTheme="minorEastAsia"/>
        </w:rPr>
        <w:t>được suy</w:t>
      </w:r>
      <w:r w:rsidR="00251410">
        <w:rPr>
          <w:rFonts w:eastAsiaTheme="minorEastAsia"/>
          <w:i/>
        </w:rPr>
        <w:t xml:space="preserve"> </w:t>
      </w:r>
      <w:r w:rsidR="00251410">
        <w:rPr>
          <w:rFonts w:eastAsiaTheme="minorEastAsia"/>
        </w:rPr>
        <w:t xml:space="preserve">ra từ dấu của hàm đánh giá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:X⟶</m:t>
        </m:r>
        <m:r>
          <m:rPr>
            <m:scr m:val="double-struck"/>
          </m:rPr>
          <w:rPr>
            <w:rFonts w:ascii="Cambria Math" w:eastAsiaTheme="minorEastAsia" w:hAnsi="Cambria Math"/>
          </w:rPr>
          <m:t>R</m:t>
        </m:r>
      </m:oMath>
      <w:r w:rsidR="00EA34A1">
        <w:rPr>
          <w:rFonts w:eastAsiaTheme="minorEastAsia"/>
        </w:rPr>
        <w:t xml:space="preserve"> nghĩa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=sgn(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w:rPr>
            <w:rFonts w:ascii="Cambria Math" w:eastAsiaTheme="minorEastAsia" w:hAnsi="Cambria Math"/>
          </w:rPr>
          <m:t>)</m:t>
        </m:r>
      </m:oMath>
      <w:r w:rsidR="00EA34A1">
        <w:rPr>
          <w:rFonts w:eastAsiaTheme="minorEastAsia"/>
        </w:rPr>
        <w:t xml:space="preserve">, ta có hàm giả thiết đa lớp </w:t>
      </w:r>
      <m:oMath>
        <m:r>
          <m:rPr>
            <m:sty m:val="p"/>
          </m:rPr>
          <w:rPr>
            <w:rFonts w:ascii="Cambria Math" w:eastAsiaTheme="minorEastAsia" w:hAnsi="Cambria Math"/>
          </w:rPr>
          <m:t>h:X⟶Y</m:t>
        </m:r>
      </m:oMath>
      <w:r w:rsidR="00EA34A1">
        <w:rPr>
          <w:rFonts w:eastAsiaTheme="minorEastAsia"/>
        </w:rPr>
        <w:t xml:space="preserve"> được định nghĩa bởi kĩ thuật OVA như sau:</w:t>
      </w:r>
    </w:p>
    <w:p w14:paraId="0D56CFB5" w14:textId="77777777" w:rsidR="00EA34A1" w:rsidRPr="006934CA" w:rsidRDefault="006934CA" w:rsidP="001A3BFF">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x</m:t>
                  </m:r>
                </m:e>
              </m:d>
            </m:e>
          </m:func>
        </m:oMath>
      </m:oMathPara>
    </w:p>
    <w:p w14:paraId="566B0062" w14:textId="77777777" w:rsidR="006934CA" w:rsidRDefault="006934CA" w:rsidP="006934CA">
      <w:pPr>
        <w:pStyle w:val="Heading3"/>
      </w:pPr>
      <w:bookmarkStart w:id="297" w:name="_Toc455436987"/>
      <w:r>
        <w:t>One-versus-one</w:t>
      </w:r>
      <w:bookmarkEnd w:id="297"/>
    </w:p>
    <w:p w14:paraId="61FAA131" w14:textId="77777777" w:rsidR="006934CA" w:rsidRDefault="00A77ED0" w:rsidP="006934CA">
      <w:pPr>
        <w:rPr>
          <w:rFonts w:eastAsiaTheme="minorEastAsia"/>
        </w:rPr>
      </w:pPr>
      <w:r>
        <w:t xml:space="preserve">Kĩ thuật này sử dụng dữ liệu training để học 1 cách độc lập, với mỗi cặp class phân biệt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có 1 bộ phân lớp nhị phân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tách riêng class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bất kì </w:t>
      </w:r>
      <m:oMath>
        <m:r>
          <m:rPr>
            <m:sty m:val="p"/>
          </m:rPr>
          <w:rPr>
            <w:rFonts w:ascii="Cambria Math" w:hAnsi="Cambria Math"/>
          </w:rPr>
          <m:t>(l,</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oMath>
      <w:r>
        <w:rPr>
          <w:rFonts w:eastAsiaTheme="minorEastAsia"/>
        </w:rPr>
        <w:t xml:space="preserve">, ta thu được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ll'</m:t>
            </m:r>
          </m:sub>
        </m:sSub>
      </m:oMath>
      <w:r>
        <w:rPr>
          <w:rFonts w:eastAsiaTheme="minorEastAsia"/>
        </w:rPr>
        <w:t xml:space="preserve"> bằng cách train 1 bộ phân lớp nhị phân trên 1 tập mẫu con chỉ chứa các điểm được gán nhãn </w:t>
      </w:r>
      <w:r>
        <w:rPr>
          <w:rFonts w:eastAsiaTheme="minorEastAsia"/>
          <w:i/>
        </w:rPr>
        <w:t>l</w:t>
      </w:r>
      <w:r>
        <w:rPr>
          <w:rFonts w:eastAsiaTheme="minorEastAsia"/>
        </w:rPr>
        <w:t xml:space="preserve"> hoặc </w:t>
      </w:r>
      <w:r>
        <w:rPr>
          <w:rFonts w:eastAsiaTheme="minorEastAsia"/>
          <w:i/>
        </w:rPr>
        <w:t>l’</w:t>
      </w:r>
      <w:r>
        <w:rPr>
          <w:rFonts w:eastAsiaTheme="minorEastAsia"/>
        </w:rPr>
        <w:t xml:space="preserve">, với giá trị trả về là +1 cho class </w:t>
      </w:r>
      <w:r>
        <w:rPr>
          <w:rFonts w:eastAsiaTheme="minorEastAsia"/>
          <w:i/>
        </w:rPr>
        <w:t>l’</w:t>
      </w:r>
      <w:r>
        <w:rPr>
          <w:rFonts w:eastAsiaTheme="minorEastAsia"/>
        </w:rPr>
        <w:t xml:space="preserve"> và -1 cho class </w:t>
      </w:r>
      <w:r>
        <w:rPr>
          <w:rFonts w:eastAsiaTheme="minorEastAsia"/>
          <w:i/>
        </w:rPr>
        <w:t>l</w:t>
      </w:r>
      <w:r>
        <w:rPr>
          <w:rFonts w:eastAsiaTheme="minorEastAsia"/>
        </w:rPr>
        <w:t xml:space="preserve">. Ta cần train </w:t>
      </w:r>
      <m:oMath>
        <m:d>
          <m:dPr>
            <m:ctrlPr>
              <w:rPr>
                <w:rFonts w:ascii="Cambria Math" w:eastAsiaTheme="minorEastAsia" w:hAnsi="Cambria Math"/>
              </w:rPr>
            </m:ctrlPr>
          </m:dPr>
          <m:e>
            <m:f>
              <m:fPr>
                <m:type m:val="noBar"/>
                <m:ctrlPr>
                  <w:rPr>
                    <w:rFonts w:ascii="Cambria Math" w:eastAsiaTheme="minorEastAsia" w:hAnsi="Cambria Math"/>
                  </w:rPr>
                </m:ctrlPr>
              </m:fPr>
              <m:num>
                <m:r>
                  <w:rPr>
                    <w:rFonts w:ascii="Cambria Math" w:eastAsiaTheme="minorEastAsia" w:hAnsi="Cambria Math"/>
                  </w:rPr>
                  <m:t>k</m:t>
                </m:r>
              </m:num>
              <m:den>
                <m:r>
                  <w:rPr>
                    <w:rFonts w:ascii="Cambria Math" w:eastAsiaTheme="minorEastAsia" w:hAnsi="Cambria Math"/>
                  </w:rPr>
                  <m:t>2</m:t>
                </m:r>
              </m:den>
            </m:f>
          </m:e>
        </m:d>
        <m:r>
          <w:rPr>
            <w:rFonts w:ascii="Cambria Math" w:eastAsiaTheme="minorEastAsia" w:hAnsi="Cambria Math"/>
          </w:rPr>
          <m:t>=k(k-1)/2</m:t>
        </m:r>
      </m:oMath>
      <w:r>
        <w:rPr>
          <w:rFonts w:eastAsiaTheme="minorEastAsia"/>
        </w:rPr>
        <w:t xml:space="preserve"> bộ phân lớp và tổng hợp lại để định nghĩa 1 hàm giả thuyết phân lớp multi-class </w:t>
      </w:r>
      <w:r>
        <w:rPr>
          <w:rFonts w:eastAsiaTheme="minorEastAsia"/>
          <w:i/>
        </w:rPr>
        <w:t>h</w:t>
      </w:r>
      <w:r>
        <w:rPr>
          <w:rFonts w:eastAsiaTheme="minorEastAsia"/>
        </w:rPr>
        <w:t>:</w:t>
      </w:r>
    </w:p>
    <w:p w14:paraId="6706BCB9" w14:textId="77777777" w:rsidR="00A77ED0" w:rsidRPr="00A77ED0" w:rsidRDefault="00A77ED0" w:rsidP="00A77ED0">
      <w:pPr>
        <w:rPr>
          <w:rFonts w:ascii="Arial" w:eastAsiaTheme="minorEastAsia" w:hAnsi="Arial"/>
        </w:rPr>
      </w:pPr>
      <m:oMathPara>
        <m:oMath>
          <m:r>
            <m:rPr>
              <m:sty m:val="p"/>
            </m:rPr>
            <w:rPr>
              <w:rFonts w:ascii="Cambria Math" w:hAnsi="Cambria Math"/>
            </w:rPr>
            <m:t>∀x∈X, h</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l'∈Y</m:t>
                  </m:r>
                </m:lim>
              </m:limLow>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e>
                  </m:d>
                </m:e>
              </m:d>
            </m:e>
          </m:func>
        </m:oMath>
      </m:oMathPara>
    </w:p>
    <w:p w14:paraId="088302F1" w14:textId="77777777" w:rsidR="00A77ED0" w:rsidRDefault="00A77ED0" w:rsidP="00A77ED0">
      <w:pPr>
        <w:rPr>
          <w:rFonts w:eastAsiaTheme="minorEastAsia"/>
        </w:rPr>
      </w:pPr>
      <w:r>
        <w:lastRenderedPageBreak/>
        <w:t xml:space="preserve">Ta có thể hiểu với 1 điểm </w:t>
      </w:r>
      <m:oMath>
        <m:r>
          <m:rPr>
            <m:sty m:val="p"/>
          </m:rPr>
          <w:rPr>
            <w:rFonts w:ascii="Cambria Math" w:hAnsi="Cambria Math"/>
          </w:rPr>
          <m:t>x∈X</m:t>
        </m:r>
      </m:oMath>
      <w:r>
        <w:rPr>
          <w:rFonts w:eastAsiaTheme="minorEastAsia"/>
        </w:rPr>
        <w:t xml:space="preserve">, nếu ta mô tả kết quả dự đoán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oMath>
      <w:r>
        <w:rPr>
          <w:rFonts w:eastAsiaTheme="minorEastAsia"/>
        </w:rPr>
        <w:t xml:space="preserve"> như kết quả của các trận đấu trong 1 giải đấu giữa 2 tuyển thủ </w:t>
      </w:r>
      <w:r>
        <w:rPr>
          <w:rFonts w:eastAsiaTheme="minorEastAsia"/>
          <w:i/>
        </w:rPr>
        <w:t>l</w:t>
      </w:r>
      <w:r>
        <w:rPr>
          <w:rFonts w:eastAsiaTheme="minorEastAsia"/>
        </w:rPr>
        <w:t xml:space="preserve"> và </w:t>
      </w:r>
      <w:r>
        <w:rPr>
          <w:rFonts w:eastAsiaTheme="minorEastAsia"/>
          <w:i/>
        </w:rPr>
        <w:t>l’</w:t>
      </w:r>
      <w:r>
        <w:rPr>
          <w:rFonts w:eastAsiaTheme="minorEastAsia"/>
        </w:rPr>
        <w:t xml:space="preserve">, với </w:t>
      </w:r>
      <m:oMath>
        <m:sSub>
          <m:sSubPr>
            <m:ctrlPr>
              <w:rPr>
                <w:rFonts w:ascii="Cambria Math" w:hAnsi="Cambria Math"/>
                <w:i/>
              </w:rPr>
            </m:ctrlPr>
          </m:sSubPr>
          <m:e>
            <m:r>
              <w:rPr>
                <w:rFonts w:ascii="Cambria Math" w:hAnsi="Cambria Math"/>
              </w:rPr>
              <m:t>h</m:t>
            </m:r>
          </m:e>
          <m:sub>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m:t>
                </m:r>
              </m:sup>
            </m:sSup>
          </m:sub>
        </m:sSub>
        <m:d>
          <m:dPr>
            <m:ctrlPr>
              <w:rPr>
                <w:rFonts w:ascii="Cambria Math" w:hAnsi="Cambria Math"/>
                <w:i/>
              </w:rPr>
            </m:ctrlPr>
          </m:dPr>
          <m:e>
            <m:r>
              <w:rPr>
                <w:rFonts w:ascii="Cambria Math" w:hAnsi="Cambria Math"/>
              </w:rPr>
              <m:t>x</m:t>
            </m:r>
          </m:e>
        </m:d>
        <m:r>
          <w:rPr>
            <w:rFonts w:ascii="Cambria Math" w:hAnsi="Cambria Math"/>
          </w:rPr>
          <m:t>=1</m:t>
        </m:r>
      </m:oMath>
      <w:r>
        <w:rPr>
          <w:rFonts w:eastAsiaTheme="minorEastAsia"/>
        </w:rPr>
        <w:t xml:space="preserve"> cho ta biết </w:t>
      </w:r>
      <w:r>
        <w:rPr>
          <w:rFonts w:eastAsiaTheme="minorEastAsia"/>
          <w:i/>
        </w:rPr>
        <w:t>l´</w:t>
      </w:r>
      <w:r>
        <w:rPr>
          <w:rFonts w:eastAsiaTheme="minorEastAsia"/>
        </w:rPr>
        <w:t xml:space="preserve"> đang hơn điển </w:t>
      </w:r>
      <w:r>
        <w:rPr>
          <w:rFonts w:eastAsiaTheme="minorEastAsia"/>
          <w:i/>
        </w:rPr>
        <w:t>l</w:t>
      </w:r>
      <w:r>
        <w:rPr>
          <w:rFonts w:eastAsiaTheme="minorEastAsia"/>
        </w:rPr>
        <w:t xml:space="preserve">, </w:t>
      </w:r>
      <w:r w:rsidR="00E0457D">
        <w:rPr>
          <w:rFonts w:eastAsiaTheme="minorEastAsia"/>
        </w:rPr>
        <w:t xml:space="preserve">class được dự đoán bởi </w:t>
      </w:r>
      <w:r w:rsidR="00E0457D">
        <w:rPr>
          <w:rFonts w:eastAsiaTheme="minorEastAsia"/>
          <w:i/>
        </w:rPr>
        <w:t>h</w:t>
      </w:r>
      <w:r w:rsidR="00E0457D">
        <w:rPr>
          <w:rFonts w:eastAsiaTheme="minorEastAsia"/>
        </w:rPr>
        <w:t xml:space="preserve"> là class có số trận thắng nhiều nhất trong giải đấu.</w:t>
      </w:r>
    </w:p>
    <w:tbl>
      <w:tblPr>
        <w:tblStyle w:val="TableGrid"/>
        <w:tblW w:w="0" w:type="auto"/>
        <w:jc w:val="center"/>
        <w:tblLook w:val="04A0" w:firstRow="1" w:lastRow="0" w:firstColumn="1" w:lastColumn="0" w:noHBand="0" w:noVBand="1"/>
      </w:tblPr>
      <w:tblGrid>
        <w:gridCol w:w="2925"/>
        <w:gridCol w:w="2926"/>
        <w:gridCol w:w="2926"/>
      </w:tblGrid>
      <w:tr w:rsidR="00184594" w14:paraId="295D353F" w14:textId="77777777" w:rsidTr="00184594">
        <w:trPr>
          <w:jc w:val="center"/>
        </w:trPr>
        <w:tc>
          <w:tcPr>
            <w:tcW w:w="2925" w:type="dxa"/>
            <w:vAlign w:val="center"/>
          </w:tcPr>
          <w:p w14:paraId="25148316" w14:textId="77777777" w:rsidR="00184594" w:rsidRDefault="00184594" w:rsidP="00184594">
            <w:pPr>
              <w:spacing w:after="0"/>
              <w:ind w:firstLine="0"/>
              <w:jc w:val="center"/>
            </w:pPr>
          </w:p>
        </w:tc>
        <w:tc>
          <w:tcPr>
            <w:tcW w:w="0" w:type="auto"/>
            <w:vAlign w:val="center"/>
          </w:tcPr>
          <w:p w14:paraId="1EF5AAED" w14:textId="77777777" w:rsidR="00184594" w:rsidRDefault="00184594" w:rsidP="00184594">
            <w:pPr>
              <w:spacing w:after="0"/>
              <w:ind w:firstLine="0"/>
              <w:jc w:val="center"/>
            </w:pPr>
            <w:r>
              <w:t>Training</w:t>
            </w:r>
          </w:p>
        </w:tc>
        <w:tc>
          <w:tcPr>
            <w:tcW w:w="2926" w:type="dxa"/>
            <w:vAlign w:val="center"/>
          </w:tcPr>
          <w:p w14:paraId="51AB07F5" w14:textId="77777777" w:rsidR="00184594" w:rsidRDefault="00184594" w:rsidP="00184594">
            <w:pPr>
              <w:spacing w:after="0"/>
              <w:ind w:firstLine="0"/>
              <w:jc w:val="center"/>
            </w:pPr>
            <w:r>
              <w:t>Testing</w:t>
            </w:r>
          </w:p>
        </w:tc>
      </w:tr>
      <w:tr w:rsidR="00184594" w14:paraId="49892421" w14:textId="77777777" w:rsidTr="00184594">
        <w:trPr>
          <w:jc w:val="center"/>
        </w:trPr>
        <w:tc>
          <w:tcPr>
            <w:tcW w:w="2925" w:type="dxa"/>
            <w:vAlign w:val="center"/>
          </w:tcPr>
          <w:p w14:paraId="77D0734C" w14:textId="77777777" w:rsidR="00184594" w:rsidRDefault="00184594" w:rsidP="00184594">
            <w:pPr>
              <w:spacing w:after="0"/>
              <w:ind w:firstLine="0"/>
              <w:jc w:val="center"/>
            </w:pPr>
            <w:r>
              <w:t>OVA</w:t>
            </w:r>
          </w:p>
        </w:tc>
        <w:tc>
          <w:tcPr>
            <w:tcW w:w="2926" w:type="dxa"/>
            <w:vAlign w:val="center"/>
          </w:tcPr>
          <w:p w14:paraId="12E41A68"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m:t>
                        </m:r>
                      </m:e>
                      <m:sup>
                        <m:r>
                          <w:rPr>
                            <w:rFonts w:ascii="Cambria Math" w:hAnsi="Cambria Math"/>
                          </w:rPr>
                          <m:t>α</m:t>
                        </m:r>
                      </m:sup>
                    </m:sSup>
                  </m:e>
                </m:d>
              </m:oMath>
            </m:oMathPara>
          </w:p>
        </w:tc>
        <w:tc>
          <w:tcPr>
            <w:tcW w:w="2926" w:type="dxa"/>
            <w:vAlign w:val="center"/>
          </w:tcPr>
          <w:p w14:paraId="53D5BB8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b>
                      <m:sSubPr>
                        <m:ctrlPr>
                          <w:rPr>
                            <w:rFonts w:ascii="Cambria Math" w:hAnsi="Cambria Math"/>
                            <w:i/>
                          </w:rPr>
                        </m:ctrlPr>
                      </m:sSubPr>
                      <m:e>
                        <m:r>
                          <w:rPr>
                            <w:rFonts w:ascii="Cambria Math" w:hAnsi="Cambria Math"/>
                          </w:rPr>
                          <m:t>kc</m:t>
                        </m:r>
                      </m:e>
                      <m:sub>
                        <m:r>
                          <w:rPr>
                            <w:rFonts w:ascii="Cambria Math" w:hAnsi="Cambria Math"/>
                          </w:rPr>
                          <m:t>t</m:t>
                        </m:r>
                      </m:sub>
                    </m:sSub>
                  </m:e>
                </m:d>
              </m:oMath>
            </m:oMathPara>
          </w:p>
        </w:tc>
      </w:tr>
      <w:tr w:rsidR="00184594" w14:paraId="1A33D4CF" w14:textId="77777777" w:rsidTr="00184594">
        <w:trPr>
          <w:jc w:val="center"/>
        </w:trPr>
        <w:tc>
          <w:tcPr>
            <w:tcW w:w="2925" w:type="dxa"/>
            <w:vAlign w:val="center"/>
          </w:tcPr>
          <w:p w14:paraId="2D3BF542" w14:textId="77777777" w:rsidR="00184594" w:rsidRDefault="00184594" w:rsidP="00184594">
            <w:pPr>
              <w:spacing w:after="0"/>
              <w:ind w:firstLine="0"/>
              <w:jc w:val="center"/>
            </w:pPr>
            <w:r>
              <w:t>OVO</w:t>
            </w:r>
          </w:p>
        </w:tc>
        <w:tc>
          <w:tcPr>
            <w:tcW w:w="2926" w:type="dxa"/>
            <w:vAlign w:val="center"/>
          </w:tcPr>
          <w:p w14:paraId="703CB4B3"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m:oMathPara>
          </w:p>
        </w:tc>
        <w:tc>
          <w:tcPr>
            <w:tcW w:w="2926" w:type="dxa"/>
            <w:vAlign w:val="center"/>
          </w:tcPr>
          <w:p w14:paraId="63ED1B0E" w14:textId="77777777" w:rsidR="00184594" w:rsidRDefault="00184594" w:rsidP="00184594">
            <w:pPr>
              <w:spacing w:after="0"/>
              <w:ind w:firstLine="0"/>
              <w:jc w:val="center"/>
            </w:pPr>
            <m:oMathPara>
              <m:oMath>
                <m:r>
                  <m:rPr>
                    <m:sty m:val="p"/>
                  </m:rPr>
                  <w:rPr>
                    <w:rFonts w:ascii="Cambria Math" w:hAnsi="Cambria Math"/>
                  </w:rPr>
                  <m:t>Ο</m:t>
                </m:r>
                <m:d>
                  <m:dPr>
                    <m:ctrlPr>
                      <w:rPr>
                        <w:rFonts w:ascii="Cambria Math" w:hAnsi="Cambria Math"/>
                      </w:rPr>
                    </m:ctrlPr>
                  </m:dPr>
                  <m:e>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t</m:t>
                        </m:r>
                      </m:sub>
                    </m:sSub>
                  </m:e>
                </m:d>
              </m:oMath>
            </m:oMathPara>
          </w:p>
        </w:tc>
      </w:tr>
    </w:tbl>
    <w:p w14:paraId="5177D22E" w14:textId="77777777" w:rsidR="00184594" w:rsidRPr="00CF3A6D" w:rsidRDefault="00C13549" w:rsidP="00CF3A6D">
      <w:pPr>
        <w:pStyle w:val="FigureTable"/>
      </w:pPr>
      <w:r w:rsidRPr="00CF3A6D">
        <w:rPr>
          <w:b/>
        </w:rPr>
        <w:t>Bảng 2.1</w:t>
      </w:r>
      <w:r>
        <w:t xml:space="preserve"> Bảng so sánh độ phức tạp giữa 2 kĩ thuật OVA và OVO ở </w:t>
      </w:r>
      <w:r w:rsidR="00F14E69">
        <w:t xml:space="preserve">phần training và testing. Bảng này được xây dựng dựa trên giả thiết có 1 mẫu training kích cỡ </w:t>
      </w:r>
      <w:r w:rsidR="00F14E69" w:rsidRPr="00F14E69">
        <w:t>m</w:t>
      </w:r>
      <w:r w:rsidR="00F14E69">
        <w:t xml:space="preserve"> với </w:t>
      </w:r>
      <w:r w:rsidR="00CF3A6D">
        <w:t>m/k điểm cho mỗi class. Giả sử thời gian tiêu tốn cho 1 thuật toán phân lớp nhị phân trên tập mẫu size n là O(n</w:t>
      </w:r>
      <w:r w:rsidR="00CF3A6D">
        <w:rPr>
          <w:rFonts w:ascii="Cambria Math" w:hAnsi="Cambria Math"/>
          <w:vertAlign w:val="superscript"/>
        </w:rPr>
        <w:t>α</w:t>
      </w:r>
      <w:r w:rsidR="00CF3A6D">
        <w:t xml:space="preserve">). Ta tính được thời gian training với kĩ thuật OVO là </w:t>
      </w:r>
      <m:oMath>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m:t>
                    </m:r>
                  </m:sup>
                </m:sSup>
                <m:r>
                  <w:rPr>
                    <w:rFonts w:ascii="Cambria Math" w:hAnsi="Cambria Math"/>
                  </w:rPr>
                  <m:t>(m/k)</m:t>
                </m:r>
              </m:e>
              <m:sup>
                <m:r>
                  <w:rPr>
                    <w:rFonts w:ascii="Cambria Math" w:hAnsi="Cambria Math"/>
                  </w:rPr>
                  <m:t>α</m:t>
                </m:r>
              </m:sup>
            </m:sSup>
          </m:e>
        </m:d>
        <m:r>
          <w:rPr>
            <w:rFonts w:ascii="Cambria Math" w:eastAsia="Times New Roman" w:hAnsi="Cambria Math" w:cs="Times New Roman"/>
            <w:szCs w:val="20"/>
            <w:lang w:eastAsia="vi-VN"/>
          </w:rPr>
          <m:t>=</m:t>
        </m:r>
        <m:r>
          <w:rPr>
            <w:rFonts w:ascii="Cambria Math" w:hAnsi="Cambria Math"/>
          </w:rPr>
          <m:t>Ο</m:t>
        </m:r>
        <m:d>
          <m:dPr>
            <m:ctrlPr>
              <w:rPr>
                <w:rFonts w:ascii="Cambria Math" w:eastAsia="Times New Roman" w:hAnsi="Cambria Math" w:cs="Times New Roman"/>
                <w:szCs w:val="20"/>
                <w:lang w:eastAsia="vi-VN"/>
              </w:rPr>
            </m:ctrlPr>
          </m:dPr>
          <m:e>
            <m:sSup>
              <m:sSupPr>
                <m:ctrlPr>
                  <w:rPr>
                    <w:rFonts w:ascii="Cambria Math" w:eastAsia="Times New Roman" w:hAnsi="Cambria Math" w:cs="Times New Roman"/>
                    <w:szCs w:val="20"/>
                    <w:lang w:eastAsia="vi-VN"/>
                  </w:rPr>
                </m:ctrlPr>
              </m:sSupPr>
              <m:e>
                <m:sSup>
                  <m:sSupPr>
                    <m:ctrlPr>
                      <w:rPr>
                        <w:rFonts w:ascii="Cambria Math" w:eastAsia="Times New Roman" w:hAnsi="Cambria Math" w:cs="Times New Roman"/>
                        <w:szCs w:val="20"/>
                        <w:lang w:eastAsia="vi-VN"/>
                      </w:rPr>
                    </m:ctrlPr>
                  </m:sSupPr>
                  <m:e>
                    <m:r>
                      <w:rPr>
                        <w:rFonts w:ascii="Cambria Math" w:hAnsi="Cambria Math"/>
                      </w:rPr>
                      <m:t>k</m:t>
                    </m:r>
                  </m:e>
                  <m:sup>
                    <m:r>
                      <w:rPr>
                        <w:rFonts w:ascii="Cambria Math" w:hAnsi="Cambria Math"/>
                      </w:rPr>
                      <m:t>2-α</m:t>
                    </m:r>
                  </m:sup>
                </m:sSup>
                <m:r>
                  <w:rPr>
                    <w:rFonts w:ascii="Cambria Math" w:hAnsi="Cambria Math"/>
                  </w:rPr>
                  <m:t>m</m:t>
                </m:r>
              </m:e>
              <m:sup>
                <m:r>
                  <w:rPr>
                    <w:rFonts w:ascii="Cambria Math" w:hAnsi="Cambria Math"/>
                  </w:rPr>
                  <m:t>α</m:t>
                </m:r>
              </m:sup>
            </m:sSup>
          </m:e>
        </m:d>
      </m:oMath>
      <w:r w:rsidR="00CF3A6D">
        <w:rPr>
          <w:rFonts w:eastAsiaTheme="minorEastAsia"/>
          <w:szCs w:val="20"/>
          <w:lang w:eastAsia="vi-VN"/>
        </w:rPr>
        <w:t>. c</w:t>
      </w:r>
      <w:r w:rsidR="00CF3A6D">
        <w:rPr>
          <w:rFonts w:eastAsiaTheme="minorEastAsia"/>
          <w:szCs w:val="20"/>
          <w:vertAlign w:val="subscript"/>
          <w:lang w:eastAsia="vi-VN"/>
        </w:rPr>
        <w:t xml:space="preserve">t </w:t>
      </w:r>
      <w:r w:rsidR="00CF3A6D" w:rsidRPr="00CF3A6D">
        <w:rPr>
          <w:rFonts w:eastAsiaTheme="minorEastAsia"/>
          <w:szCs w:val="20"/>
          <w:lang w:eastAsia="vi-VN"/>
        </w:rPr>
        <w:t>thể hiện thời gian tiêu tốn cho việc testing của 1 bộ phân lớp</w:t>
      </w:r>
    </w:p>
    <w:p w14:paraId="7CC70566" w14:textId="77777777" w:rsidR="00A77ED0" w:rsidRPr="00A77ED0" w:rsidRDefault="00A77ED0" w:rsidP="006934CA"/>
    <w:p w14:paraId="7A272053" w14:textId="77777777" w:rsidR="0030138A" w:rsidRDefault="0030138A" w:rsidP="00F90573">
      <w:pPr>
        <w:pStyle w:val="Heading2"/>
      </w:pPr>
      <w:bookmarkStart w:id="298" w:name="_Toc455436988"/>
      <w:r w:rsidRPr="00390A8B">
        <w:t>Cải tiến model</w:t>
      </w:r>
      <w:bookmarkEnd w:id="298"/>
    </w:p>
    <w:p w14:paraId="4A0FFD2C" w14:textId="77777777" w:rsidR="00303699" w:rsidRDefault="00303699" w:rsidP="00303699">
      <w:r>
        <w:t>Như đã đề cập ở trên, vấn đề mới nảy sinh chính là tìm cặp (gamma,C) sao cho model thu được là tốt nhất. Ta sử dụng kĩ thuật k-fold cross-validation.</w:t>
      </w:r>
    </w:p>
    <w:p w14:paraId="627065E9" w14:textId="77777777" w:rsidR="007F4B40" w:rsidRPr="00390A8B" w:rsidRDefault="00303699" w:rsidP="008F6E01">
      <w:pPr>
        <w:rPr>
          <w:rFonts w:cs="Times New Roman"/>
          <w:szCs w:val="26"/>
        </w:rPr>
      </w:pPr>
      <w:r>
        <w:t>Với k-fold cross-validation, ta chia tập training thành k tập con cùng kích cỡ. Từng tập con sẽ lần lượt được dùng để test trong khi các tập còn lại được dùng để train. Vì thế mỗi phần của training data đều được dùng để dự đoán 1 lần nên độ chính xác của cross-validation cũng chính là độ chính xác của lượng data được dự đoán chính xác.</w:t>
      </w:r>
      <w:r w:rsidR="000C6FCE">
        <w:t xml:space="preserve"> </w:t>
      </w:r>
      <w:r>
        <w:t xml:space="preserve">Việc sử dụng cross-validation sẽ giúp </w:t>
      </w:r>
      <w:r w:rsidR="000C6FCE">
        <w:t xml:space="preserve">ta </w:t>
      </w:r>
      <w:r>
        <w:t xml:space="preserve">hạn chế </w:t>
      </w:r>
      <w:r w:rsidR="000C6FCE">
        <w:t xml:space="preserve">được </w:t>
      </w:r>
      <w:r>
        <w:t>vấn đề</w:t>
      </w:r>
      <w:r w:rsidR="000C6FCE">
        <w:t xml:space="preserve"> overfit của model. Nghiên cứu của Chih-Wei Hsu, Chih-Chung Chang, và Chih-Jen [6] đã gợi ý bằng cách dùng dãy các số cấp số nhân tăng tiến để tìm ra thông số tốt nhất (VD: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,γ=</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-13</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oMath>
      <w:r w:rsidR="000C6FCE">
        <w:rPr>
          <w:rFonts w:eastAsiaTheme="minorEastAsia"/>
        </w:rPr>
        <w:t>)</w:t>
      </w:r>
    </w:p>
    <w:p w14:paraId="0D028F30" w14:textId="77777777" w:rsidR="00FB5442" w:rsidRPr="00390A8B" w:rsidRDefault="00FB5442" w:rsidP="007F4B40">
      <w:pPr>
        <w:rPr>
          <w:rFonts w:cs="Times New Roman"/>
          <w:szCs w:val="26"/>
        </w:rPr>
        <w:sectPr w:rsidR="00FB5442" w:rsidRPr="00390A8B" w:rsidSect="007F4B40">
          <w:pgSz w:w="11906" w:h="16838"/>
          <w:pgMar w:top="1701" w:right="1134" w:bottom="1985" w:left="1985" w:header="708" w:footer="708" w:gutter="0"/>
          <w:cols w:space="708"/>
          <w:docGrid w:linePitch="360"/>
        </w:sectPr>
      </w:pPr>
    </w:p>
    <w:p w14:paraId="363BDB5C" w14:textId="34C91D74" w:rsidR="00FB5442" w:rsidRPr="00390A8B" w:rsidRDefault="00152C6F" w:rsidP="00FB5442">
      <w:pPr>
        <w:pStyle w:val="Heading1"/>
        <w:rPr>
          <w:lang w:val="vi-VN"/>
        </w:rPr>
      </w:pPr>
      <w:bookmarkStart w:id="299" w:name="_Toc455436989"/>
      <w:r>
        <w:rPr>
          <w:lang w:val="vi-VN"/>
        </w:rPr>
        <w:lastRenderedPageBreak/>
        <w:t>Phương pháp tiếp cận</w:t>
      </w:r>
      <w:bookmarkEnd w:id="299"/>
    </w:p>
    <w:p w14:paraId="315B37BB" w14:textId="77777777" w:rsidR="00E676EF" w:rsidRDefault="008F6E01" w:rsidP="00E676EF">
      <w:pPr>
        <w:pStyle w:val="Heading2"/>
      </w:pPr>
      <w:bookmarkStart w:id="300" w:name="_Toc455436990"/>
      <w:r>
        <w:t>Giới thiệu về ứng dụng</w:t>
      </w:r>
      <w:bookmarkEnd w:id="300"/>
    </w:p>
    <w:p w14:paraId="59E4BF69" w14:textId="7ECFEB30" w:rsidR="006845FC" w:rsidRPr="006845FC" w:rsidRDefault="008F6E01" w:rsidP="003B6750">
      <w:del w:id="301" w:author="Katou Hideaki" w:date="2016-07-03T00:17:00Z">
        <w:r w:rsidDel="00AC74DD">
          <w:rPr>
            <w:i/>
          </w:rPr>
          <w:delText>EMO</w:delText>
        </w:r>
        <w:r w:rsidDel="00AC74DD">
          <w:delText xml:space="preserve"> là một ứng dụng chạy trên hệ điều hành Ubuntu</w:delText>
        </w:r>
        <w:r w:rsidR="003B6750" w:rsidDel="00AC74DD">
          <w:delText xml:space="preserve">. Được lập trình trên nền C++, ứng dụng </w:delText>
        </w:r>
        <w:r w:rsidR="003B6750" w:rsidDel="00AC74DD">
          <w:rPr>
            <w:i/>
          </w:rPr>
          <w:delText xml:space="preserve">EMO </w:delText>
        </w:r>
        <w:r w:rsidR="003B6750" w:rsidDel="00AC74DD">
          <w:delText xml:space="preserve">đảm bảo việc xử lý webcam real-time diễn ra với độ trễ thấp. Các tính năng của ứng dụng </w:delText>
        </w:r>
        <w:r w:rsidR="003B6750" w:rsidDel="00AC74DD">
          <w:rPr>
            <w:i/>
          </w:rPr>
          <w:delText>EMO</w:delText>
        </w:r>
        <w:r w:rsidR="003B6750" w:rsidDel="00AC74DD">
          <w:delText xml:space="preserve"> bao gồm nhận diện cảm xúc và ghi hình.</w:delText>
        </w:r>
      </w:del>
      <w:ins w:id="302" w:author="Katou Hideaki" w:date="2016-07-02T23:16:00Z">
        <w:r w:rsidR="006845FC">
          <w:t xml:space="preserve">Trong nghiên cứu </w:t>
        </w:r>
      </w:ins>
      <w:ins w:id="303" w:author="Katou Hideaki" w:date="2016-07-02T23:17:00Z">
        <w:r w:rsidR="006845FC">
          <w:t xml:space="preserve">này, chúng tôi đưa ra ứng dụng chạy demo </w:t>
        </w:r>
        <w:r w:rsidR="006845FC">
          <w:rPr>
            <w:i/>
          </w:rPr>
          <w:t>EMO</w:t>
        </w:r>
        <w:r w:rsidR="006845FC">
          <w:t>.</w:t>
        </w:r>
      </w:ins>
      <w:ins w:id="304" w:author="Katou Hideaki" w:date="2016-07-02T23:18:00Z">
        <w:r w:rsidR="003B5F0D">
          <w:t xml:space="preserve"> Không chỉ đặt mục tiêu về tốc độ và hiệu suất xử lý</w:t>
        </w:r>
      </w:ins>
      <w:ins w:id="305" w:author="Katou Hideaki" w:date="2016-07-02T23:22:00Z">
        <w:r w:rsidR="003B5F0D">
          <w:t>, ứng dụng được lập trình</w:t>
        </w:r>
      </w:ins>
      <w:ins w:id="306" w:author="Katou Hideaki" w:date="2016-07-02T23:23:00Z">
        <w:r w:rsidR="003B5F0D">
          <w:t xml:space="preserve"> bằng ngôn ngữ C++ trên hệ điều hành mã nguồn mở Ubuntu</w:t>
        </w:r>
      </w:ins>
      <w:ins w:id="307" w:author="Katou Hideaki" w:date="2016-07-02T23:24:00Z">
        <w:r w:rsidR="003B5F0D">
          <w:t xml:space="preserve"> nhằm hướng đến các hệ thống nhúng để tạo điều kiện dễ dàng cho việc phát triển về sau.</w:t>
        </w:r>
      </w:ins>
      <w:ins w:id="308" w:author="Katou Hideaki" w:date="2016-07-02T23:25:00Z">
        <w:r w:rsidR="003B5F0D">
          <w:t xml:space="preserve"> Các </w:t>
        </w:r>
      </w:ins>
      <w:ins w:id="309" w:author="Katou Hideaki" w:date="2016-07-02T23:37:00Z">
        <w:r w:rsidR="00016D35">
          <w:t>tính</w:t>
        </w:r>
      </w:ins>
      <w:ins w:id="310" w:author="Katou Hideaki" w:date="2016-07-02T23:25:00Z">
        <w:r w:rsidR="003B5F0D">
          <w:t xml:space="preserve"> năng chính của ứng dụng </w:t>
        </w:r>
        <w:r w:rsidR="003B5F0D">
          <w:rPr>
            <w:i/>
          </w:rPr>
          <w:t>EMO</w:t>
        </w:r>
        <w:r w:rsidR="003B5F0D">
          <w:t xml:space="preserve"> gồm 3 </w:t>
        </w:r>
      </w:ins>
      <w:ins w:id="311" w:author="Katou Hideaki" w:date="2016-07-02T23:37:00Z">
        <w:r w:rsidR="00016D35">
          <w:t>tính</w:t>
        </w:r>
      </w:ins>
      <w:ins w:id="312" w:author="Katou Hideaki" w:date="2016-07-02T23:25:00Z">
        <w:r w:rsidR="003B5F0D">
          <w:t xml:space="preserve"> năng chính: nhận diện cảm xúc thông qua webcam trực tiếp, nhận diện cảm xúc qua video thu sẵn và </w:t>
        </w:r>
      </w:ins>
      <w:ins w:id="313" w:author="Katou Hideaki" w:date="2016-07-02T23:26:00Z">
        <w:r w:rsidR="003B5F0D">
          <w:t>trích ảnh trực tiếp từ webcam để</w:t>
        </w:r>
        <w:r w:rsidR="00016D35">
          <w:t xml:space="preserve"> thu thập </w:t>
        </w:r>
        <w:r w:rsidR="003B5F0D">
          <w:t>dữ liệu.</w:t>
        </w:r>
      </w:ins>
      <w:ins w:id="314" w:author="Katou Hideaki" w:date="2016-07-04T23:10:00Z">
        <w:r w:rsidR="00C7023C">
          <w:t xml:space="preserve"> Ứng dụng sẽ sử dụng thuật toán nhận diện facial landmark </w:t>
        </w:r>
      </w:ins>
      <w:ins w:id="315" w:author="Katou Hideaki" w:date="2016-07-04T23:11:00Z">
        <w:r w:rsidR="00C7023C">
          <w:t>của thư viện dlib và thuật toán SVM của thư viện libSVM.</w:t>
        </w:r>
      </w:ins>
    </w:p>
    <w:p w14:paraId="2B9BAC80" w14:textId="77777777" w:rsidR="003B6750" w:rsidRDefault="003B6750" w:rsidP="003B6750">
      <w:pPr>
        <w:pStyle w:val="Heading3"/>
      </w:pPr>
      <w:bookmarkStart w:id="316" w:name="_Toc455436991"/>
      <w:r>
        <w:t>Tính năng nhận diện cảm xúc</w:t>
      </w:r>
      <w:bookmarkEnd w:id="316"/>
    </w:p>
    <w:p w14:paraId="56A64DD3" w14:textId="3FD521CB" w:rsidR="003B5F0D" w:rsidRDefault="003B6750" w:rsidP="003B6750">
      <w:pPr>
        <w:rPr>
          <w:ins w:id="317" w:author="Katou Hideaki" w:date="2016-07-04T23:09:00Z"/>
        </w:rPr>
      </w:pPr>
      <w:del w:id="318" w:author="Katou Hideaki" w:date="2016-07-03T00:17:00Z">
        <w:r w:rsidDel="00AC74DD">
          <w:delText>Đây là tính năng chính của ứng dụng. Nhóm giới hạn lại ứng dụng chỉ nhận diện cảm xúc của 1 frontal face nhận diện được, kết quả nhận diện sẽ được overlay bên góc trái của cửa sổ thể hiện.</w:delText>
        </w:r>
      </w:del>
      <w:ins w:id="319" w:author="Katou Hideaki" w:date="2016-07-02T23:37:00Z">
        <w:r w:rsidR="00016D35">
          <w:t>Đây là tính năng</w:t>
        </w:r>
      </w:ins>
      <w:ins w:id="320" w:author="Katou Hideaki" w:date="2016-07-02T23:38:00Z">
        <w:r w:rsidR="00016D35">
          <w:t xml:space="preserve"> chính của ứng dụng. Người dùng có thể chọn nhận diện trực tiếp từ webcam hoặc</w:t>
        </w:r>
      </w:ins>
      <w:ins w:id="321" w:author="Katou Hideaki" w:date="2016-07-02T23:39:00Z">
        <w:r w:rsidR="00016D35">
          <w:t xml:space="preserve"> nhập đường dẫn của video vào. Kết quả sẽ được overlay ở góc trên bên </w:t>
        </w:r>
      </w:ins>
      <w:ins w:id="322" w:author="Katou Hideaki" w:date="2016-07-02T23:40:00Z">
        <w:r w:rsidR="00016D35">
          <w:t>trái màn hình của cửa sổ preview.</w:t>
        </w:r>
      </w:ins>
      <w:ins w:id="323" w:author="Katou Hideaki" w:date="2016-07-02T23:37:00Z">
        <w:r w:rsidR="00016D35">
          <w:t xml:space="preserve"> </w:t>
        </w:r>
      </w:ins>
    </w:p>
    <w:p w14:paraId="5FF1CC75" w14:textId="465B52A8" w:rsidR="00C7023C" w:rsidRPr="00C7023C" w:rsidRDefault="00C7023C" w:rsidP="003B6750">
      <w:pPr>
        <w:rPr>
          <w:rFonts w:eastAsiaTheme="minorEastAsia"/>
          <w:lang w:eastAsia="ja-JP"/>
          <w:rPrChange w:id="324" w:author="Katou Hideaki" w:date="2016-07-04T23:09:00Z">
            <w:rPr/>
          </w:rPrChange>
        </w:rPr>
      </w:pPr>
      <w:ins w:id="325" w:author="Katou Hideaki" w:date="2016-07-04T23:09:00Z">
        <w:r>
          <w:rPr>
            <w:rFonts w:eastAsiaTheme="minorEastAsia" w:hint="eastAsia"/>
            <w:lang w:eastAsia="ja-JP"/>
          </w:rPr>
          <w:t>[</w:t>
        </w:r>
        <w:r>
          <w:rPr>
            <w:rFonts w:eastAsiaTheme="minorEastAsia"/>
            <w:lang w:eastAsia="ja-JP"/>
          </w:rPr>
          <w:t>Figure]</w:t>
        </w:r>
      </w:ins>
    </w:p>
    <w:p w14:paraId="32BEB656" w14:textId="77777777" w:rsidR="003B6750" w:rsidRDefault="003B6750" w:rsidP="003B6750">
      <w:pPr>
        <w:pStyle w:val="Heading3"/>
      </w:pPr>
      <w:bookmarkStart w:id="326" w:name="_Toc455436992"/>
      <w:r>
        <w:t>Tính năng ghi hình</w:t>
      </w:r>
      <w:bookmarkEnd w:id="326"/>
    </w:p>
    <w:p w14:paraId="65831026" w14:textId="054C6B16" w:rsidR="00016D35" w:rsidDel="00C7023C" w:rsidRDefault="003B6750">
      <w:pPr>
        <w:rPr>
          <w:del w:id="327" w:author="Katou Hideaki" w:date="2016-07-02T23:43:00Z"/>
        </w:rPr>
      </w:pPr>
      <w:del w:id="328" w:author="Katou Hideaki" w:date="2016-07-03T00:17:00Z">
        <w:r w:rsidDel="00AC74DD">
          <w:delText>Nhóm thêm tính năng này nhằm mục đích thu thập dữ liệu cho việc huấn luyện mô hình học. Dữ liệu được thu trực tiếp từ webcam của laptop và ghi lại các frame ảnh dạng JPEG.</w:delText>
        </w:r>
      </w:del>
      <w:ins w:id="329" w:author="Katou Hideaki" w:date="2016-07-02T23:44:00Z">
        <w:r w:rsidR="001B3FE6">
          <w:t xml:space="preserve">Bên cạnh tính năng nhận diện cảm xúc, </w:t>
        </w:r>
      </w:ins>
      <w:ins w:id="330" w:author="Katou Hideaki" w:date="2016-07-02T23:46:00Z">
        <w:r w:rsidR="001B3FE6">
          <w:t xml:space="preserve">chúng tôi thêm tính năng này nhằm mục đích thu thập bổ sung thêm dữ liệu cho quá trình </w:t>
        </w:r>
      </w:ins>
      <w:ins w:id="331" w:author="Katou Hideaki" w:date="2016-07-02T23:47:00Z">
        <w:r w:rsidR="001B3FE6">
          <w:t>huấn luyện model. Ảnh thỏa điều kiện của dữ liệu sẽ được trích ra từ webcam và ghi lại vào trong ổ lưu trữ.</w:t>
        </w:r>
      </w:ins>
    </w:p>
    <w:p w14:paraId="387EDBBC" w14:textId="77777777" w:rsidR="00C7023C" w:rsidRDefault="00C7023C">
      <w:pPr>
        <w:rPr>
          <w:ins w:id="332" w:author="Katou Hideaki" w:date="2016-07-04T23:09:00Z"/>
        </w:rPr>
      </w:pPr>
    </w:p>
    <w:p w14:paraId="2C522944" w14:textId="7A664A13" w:rsidR="00324A61" w:rsidRDefault="00C7023C">
      <w:pPr>
        <w:rPr>
          <w:ins w:id="333" w:author="Katou Hideaki" w:date="2016-07-04T21:40:00Z"/>
        </w:rPr>
      </w:pPr>
      <w:ins w:id="334" w:author="Katou Hideaki" w:date="2016-07-04T23:09:00Z">
        <w:r>
          <w:t>[Figure]</w:t>
        </w:r>
      </w:ins>
    </w:p>
    <w:p w14:paraId="70B3C72A" w14:textId="6238D154" w:rsidR="001B3FE6" w:rsidRDefault="001B3FE6">
      <w:pPr>
        <w:pStyle w:val="Heading2"/>
        <w:rPr>
          <w:ins w:id="335" w:author="Katou Hideaki" w:date="2016-07-02T23:52:00Z"/>
        </w:rPr>
        <w:pPrChange w:id="336" w:author="Katou Hideaki" w:date="2016-07-04T21:40:00Z">
          <w:pPr/>
        </w:pPrChange>
      </w:pPr>
      <w:bookmarkStart w:id="337" w:name="_Toc455436993"/>
      <w:ins w:id="338" w:author="Katou Hideaki" w:date="2016-07-02T23:50:00Z">
        <w:r>
          <w:t>Hướng dẫn sử dụng</w:t>
        </w:r>
      </w:ins>
      <w:bookmarkEnd w:id="337"/>
    </w:p>
    <w:p w14:paraId="57A8610F" w14:textId="6B1F52E9" w:rsidR="00C45DEB" w:rsidRDefault="00C45DEB">
      <w:pPr>
        <w:rPr>
          <w:ins w:id="339" w:author="Katou Hideaki" w:date="2016-07-03T00:07:00Z"/>
        </w:rPr>
      </w:pPr>
      <w:ins w:id="340" w:author="Katou Hideaki" w:date="2016-07-03T00:07:00Z">
        <w:r>
          <w:t>Để</w:t>
        </w:r>
        <w:r w:rsidR="00164BCC">
          <w:t xml:space="preserve"> chạ</w:t>
        </w:r>
        <w:r>
          <w:t xml:space="preserve">y ứng dụng ta </w:t>
        </w:r>
      </w:ins>
      <w:ins w:id="341" w:author="Katou Hideaki" w:date="2016-07-03T00:08:00Z">
        <w:r>
          <w:t>phải</w:t>
        </w:r>
      </w:ins>
      <w:ins w:id="342" w:author="Katou Hideaki" w:date="2016-07-03T00:07:00Z">
        <w:r>
          <w:t xml:space="preserve"> cung cấp đường dẫn đến bộ nhận diện </w:t>
        </w:r>
      </w:ins>
      <w:ins w:id="343" w:author="Katou Hideaki" w:date="2016-07-03T00:08:00Z">
        <w:r>
          <w:t>facial landmark, SVM model, file neutral.csv để phục vụ cho việc trích xuất các feature.</w:t>
        </w:r>
      </w:ins>
    </w:p>
    <w:p w14:paraId="2BDF8C76" w14:textId="6DA3CD2F" w:rsidR="001B3FE6" w:rsidRDefault="001B3FE6">
      <w:pPr>
        <w:rPr>
          <w:ins w:id="344" w:author="Katou Hideaki" w:date="2016-07-02T23:55:00Z"/>
        </w:rPr>
      </w:pPr>
      <w:ins w:id="345" w:author="Katou Hideaki" w:date="2016-07-02T23:55:00Z">
        <w:r>
          <w:t>Cú pháp gọi chương trình:</w:t>
        </w:r>
      </w:ins>
    </w:p>
    <w:p w14:paraId="1ACF51DB" w14:textId="3688E2AD" w:rsidR="00C45DEB" w:rsidRDefault="00C45DEB">
      <w:pPr>
        <w:jc w:val="center"/>
        <w:rPr>
          <w:ins w:id="346" w:author="Katou Hideaki" w:date="2016-07-03T00:06:00Z"/>
          <w:b/>
        </w:rPr>
        <w:pPrChange w:id="347" w:author="Katou Hideaki" w:date="2016-07-03T00:06:00Z">
          <w:pPr/>
        </w:pPrChange>
      </w:pPr>
      <w:ins w:id="348" w:author="Katou Hideaki" w:date="2016-07-02T23:56:00Z">
        <w:r>
          <w:rPr>
            <w:b/>
          </w:rPr>
          <w:t>./</w:t>
        </w:r>
      </w:ins>
      <w:ins w:id="349" w:author="Katou Hideaki" w:date="2016-07-03T00:12:00Z">
        <w:r w:rsidR="005C1022">
          <w:rPr>
            <w:b/>
          </w:rPr>
          <w:t>EMO</w:t>
        </w:r>
      </w:ins>
      <w:ins w:id="350" w:author="Katou Hideaki" w:date="2016-07-02T23:56:00Z">
        <w:r>
          <w:rPr>
            <w:b/>
          </w:rPr>
          <w:t xml:space="preserve"> </w:t>
        </w:r>
      </w:ins>
      <w:ins w:id="351" w:author="Katou Hideaki" w:date="2016-07-03T00:05:00Z">
        <w:r>
          <w:rPr>
            <w:b/>
          </w:rPr>
          <w:t>[options]</w:t>
        </w:r>
      </w:ins>
    </w:p>
    <w:p w14:paraId="416AE864" w14:textId="17E119DD" w:rsidR="00C45DEB" w:rsidRDefault="00C45DEB">
      <w:pPr>
        <w:jc w:val="left"/>
        <w:rPr>
          <w:ins w:id="352" w:author="Katou Hideaki" w:date="2016-07-03T00:06:00Z"/>
        </w:rPr>
        <w:pPrChange w:id="353" w:author="Katou Hideaki" w:date="2016-07-03T00:06:00Z">
          <w:pPr/>
        </w:pPrChange>
      </w:pPr>
      <w:ins w:id="354" w:author="Katou Hideaki" w:date="2016-07-03T00:06:00Z">
        <w:r>
          <w:lastRenderedPageBreak/>
          <w:t>Với các option là:</w:t>
        </w:r>
      </w:ins>
    </w:p>
    <w:p w14:paraId="799658FF" w14:textId="60A488F5" w:rsidR="00C45DEB" w:rsidRDefault="00C45DEB">
      <w:pPr>
        <w:jc w:val="left"/>
        <w:rPr>
          <w:ins w:id="355" w:author="Katou Hideaki" w:date="2016-07-03T00:09:00Z"/>
        </w:rPr>
        <w:pPrChange w:id="356" w:author="Katou Hideaki" w:date="2016-07-03T00:06:00Z">
          <w:pPr/>
        </w:pPrChange>
      </w:pPr>
      <w:ins w:id="357" w:author="Katou Hideaki" w:date="2016-07-03T00:08:00Z">
        <w:r>
          <w:t xml:space="preserve">-s : các file cần thiết nằm ở các vị trí khác nhau, </w:t>
        </w:r>
      </w:ins>
      <w:ins w:id="358" w:author="Katou Hideaki" w:date="2016-07-03T00:09:00Z">
        <w:r>
          <w:t>cần bổ sung các tham số đường dẫn đến facial landmark model, SVM model và file neutral.csv</w:t>
        </w:r>
      </w:ins>
    </w:p>
    <w:p w14:paraId="75F20486" w14:textId="21E34711" w:rsidR="00C45DEB" w:rsidRDefault="00C45DEB">
      <w:pPr>
        <w:jc w:val="left"/>
        <w:rPr>
          <w:ins w:id="359" w:author="Katou Hideaki" w:date="2016-07-03T00:11:00Z"/>
        </w:rPr>
        <w:pPrChange w:id="360" w:author="Katou Hideaki" w:date="2016-07-03T00:06:00Z">
          <w:pPr/>
        </w:pPrChange>
      </w:pPr>
      <w:ins w:id="361" w:author="Katou Hideaki" w:date="2016-07-03T00:09:00Z">
        <w:r>
          <w:t>-r : chuyển sang chế độ</w:t>
        </w:r>
      </w:ins>
      <w:ins w:id="362" w:author="Katou Hideaki" w:date="2016-07-03T00:16:00Z">
        <w:r w:rsidR="005C1022">
          <w:t xml:space="preserve"> ghi lại ảnh</w:t>
        </w:r>
      </w:ins>
      <w:ins w:id="363" w:author="Katou Hideaki" w:date="2016-07-03T00:09:00Z">
        <w:r>
          <w:t xml:space="preserve"> trực tiếp từ webcam, thêm đường dẫn đến vị trí sẽ lưu ảnh, nếu </w:t>
        </w:r>
      </w:ins>
      <w:ins w:id="364" w:author="Katou Hideaki" w:date="2016-07-03T00:10:00Z">
        <w:r>
          <w:t>folder đã hiện hữu thì sẽ tiến hành xóa dữ liệu và tạo folder hoàn toàn mới.</w:t>
        </w:r>
      </w:ins>
    </w:p>
    <w:p w14:paraId="69A117EA" w14:textId="641F689D" w:rsidR="005C1022" w:rsidRDefault="005C1022">
      <w:pPr>
        <w:jc w:val="left"/>
        <w:rPr>
          <w:ins w:id="365" w:author="Katou Hideaki" w:date="2016-07-03T00:10:00Z"/>
        </w:rPr>
        <w:pPrChange w:id="366" w:author="Katou Hideaki" w:date="2016-07-03T00:06:00Z">
          <w:pPr/>
        </w:pPrChange>
      </w:pPr>
      <w:ins w:id="367" w:author="Katou Hideaki" w:date="2016-07-03T00:11:00Z">
        <w:r>
          <w:t>-v : chuyển sang chế độ nhận diện cảm xúc thông qua video có sẵn, cần bổ sung đường dẫn đến file video cần xử lý.</w:t>
        </w:r>
      </w:ins>
    </w:p>
    <w:p w14:paraId="5D00FC96" w14:textId="761CFF12" w:rsidR="00C45DEB" w:rsidRDefault="00C45DEB">
      <w:pPr>
        <w:jc w:val="left"/>
        <w:rPr>
          <w:ins w:id="368" w:author="Katou Hideaki" w:date="2016-07-03T00:11:00Z"/>
        </w:rPr>
        <w:pPrChange w:id="369" w:author="Katou Hideaki" w:date="2016-07-03T00:06:00Z">
          <w:pPr/>
        </w:pPrChange>
      </w:pPr>
      <w:ins w:id="370" w:author="Katou Hideaki" w:date="2016-07-03T00:10:00Z">
        <w:r>
          <w:t xml:space="preserve">Mặc định </w:t>
        </w:r>
        <w:r w:rsidR="005C1022">
          <w:t xml:space="preserve">ứng dụng sẽ chỉ </w:t>
        </w:r>
      </w:ins>
      <w:ins w:id="371" w:author="Katou Hideaki" w:date="2016-07-03T00:11:00Z">
        <w:r w:rsidR="005C1022">
          <w:t>kích hoạt tính năng nhận diện cảm xúc trực tiếp thông qua webcam.</w:t>
        </w:r>
      </w:ins>
    </w:p>
    <w:p w14:paraId="71877EEB" w14:textId="26FD520D" w:rsidR="005C1022" w:rsidRDefault="005C1022">
      <w:pPr>
        <w:jc w:val="left"/>
        <w:rPr>
          <w:ins w:id="372" w:author="Katou Hideaki" w:date="2016-07-03T00:13:00Z"/>
        </w:rPr>
        <w:pPrChange w:id="373" w:author="Katou Hideaki" w:date="2016-07-03T00:06:00Z">
          <w:pPr/>
        </w:pPrChange>
      </w:pPr>
      <w:ins w:id="374" w:author="Katou Hideaki" w:date="2016-07-03T00:11:00Z">
        <w:r>
          <w:t>Ví dụ:</w:t>
        </w:r>
      </w:ins>
    </w:p>
    <w:p w14:paraId="23FBF46E" w14:textId="77777777" w:rsidR="005C1022" w:rsidRDefault="005C1022">
      <w:pPr>
        <w:jc w:val="left"/>
        <w:rPr>
          <w:ins w:id="375" w:author="Katou Hideaki" w:date="2016-07-03T00:13:00Z"/>
        </w:rPr>
        <w:pPrChange w:id="376" w:author="Katou Hideaki" w:date="2016-07-03T00:06:00Z">
          <w:pPr/>
        </w:pPrChange>
      </w:pPr>
      <w:ins w:id="377" w:author="Katou Hideaki" w:date="2016-07-03T00:13:00Z">
        <w:r>
          <w:tab/>
        </w:r>
        <w:r>
          <w:tab/>
          <w:t xml:space="preserve">//Nhận diện thông qua webcam trong trường hợp file cần thiết ở nhiều </w:t>
        </w:r>
      </w:ins>
    </w:p>
    <w:p w14:paraId="5361DEDD" w14:textId="1DE110BC" w:rsidR="005C1022" w:rsidRDefault="005C1022">
      <w:pPr>
        <w:ind w:left="720" w:firstLine="720"/>
        <w:jc w:val="left"/>
        <w:rPr>
          <w:ins w:id="378" w:author="Katou Hideaki" w:date="2016-07-03T00:11:00Z"/>
        </w:rPr>
        <w:pPrChange w:id="379" w:author="Katou Hideaki" w:date="2016-07-03T00:13:00Z">
          <w:pPr/>
        </w:pPrChange>
      </w:pPr>
      <w:ins w:id="380" w:author="Katou Hideaki" w:date="2016-07-03T00:13:00Z">
        <w:r>
          <w:t xml:space="preserve">//vị trí khác nhau </w:t>
        </w:r>
      </w:ins>
    </w:p>
    <w:p w14:paraId="51723F90" w14:textId="592AA0A6" w:rsidR="005C1022" w:rsidRDefault="005C1022">
      <w:pPr>
        <w:jc w:val="left"/>
        <w:rPr>
          <w:ins w:id="381" w:author="Katou Hideaki" w:date="2016-07-03T00:13:00Z"/>
        </w:rPr>
        <w:pPrChange w:id="382" w:author="Katou Hideaki" w:date="2016-07-03T00:06:00Z">
          <w:pPr/>
        </w:pPrChange>
      </w:pPr>
      <w:ins w:id="383" w:author="Katou Hideaki" w:date="2016-07-03T00:11:00Z">
        <w:r>
          <w:tab/>
        </w:r>
        <w:r>
          <w:tab/>
        </w:r>
      </w:ins>
      <w:ins w:id="384" w:author="Katou Hideaki" w:date="2016-07-03T00:12:00Z">
        <w:r>
          <w:t>./EMO -s ./model.dat ./600.model ./neutral.csv</w:t>
        </w:r>
      </w:ins>
    </w:p>
    <w:p w14:paraId="5E4BC6B3" w14:textId="163BC17C" w:rsidR="005C1022" w:rsidRDefault="005C1022">
      <w:pPr>
        <w:jc w:val="left"/>
        <w:rPr>
          <w:ins w:id="385" w:author="Katou Hideaki" w:date="2016-07-03T00:15:00Z"/>
        </w:rPr>
        <w:pPrChange w:id="386" w:author="Katou Hideaki" w:date="2016-07-03T00:06:00Z">
          <w:pPr/>
        </w:pPrChange>
      </w:pPr>
      <w:ins w:id="387" w:author="Katou Hideaki" w:date="2016-07-03T00:13:00Z">
        <w:r>
          <w:tab/>
        </w:r>
        <w:r>
          <w:tab/>
          <w:t xml:space="preserve">//Kích hoạt chế độ </w:t>
        </w:r>
      </w:ins>
      <w:ins w:id="388" w:author="Katou Hideaki" w:date="2016-07-03T00:14:00Z">
        <w:r>
          <w:t xml:space="preserve">ghi hình với chế độ mặc định, ảnh sẽ được lưu ở </w:t>
        </w:r>
      </w:ins>
    </w:p>
    <w:p w14:paraId="0D7A6467" w14:textId="03506E77" w:rsidR="005C1022" w:rsidRDefault="005C1022">
      <w:pPr>
        <w:jc w:val="left"/>
        <w:rPr>
          <w:ins w:id="389" w:author="Katou Hideaki" w:date="2016-07-03T00:14:00Z"/>
        </w:rPr>
        <w:pPrChange w:id="390" w:author="Katou Hideaki" w:date="2016-07-03T00:06:00Z">
          <w:pPr/>
        </w:pPrChange>
      </w:pPr>
      <w:ins w:id="391" w:author="Katou Hideaki" w:date="2016-07-03T00:15:00Z">
        <w:r>
          <w:tab/>
        </w:r>
        <w:r>
          <w:tab/>
          <w:t>//folder save trong trường hợp folder save chưa có sẵn</w:t>
        </w:r>
      </w:ins>
    </w:p>
    <w:p w14:paraId="4320651E" w14:textId="1FFE4021" w:rsidR="005C1022" w:rsidRDefault="005C1022">
      <w:pPr>
        <w:jc w:val="left"/>
        <w:rPr>
          <w:ins w:id="392" w:author="Katou Hideaki" w:date="2016-07-03T00:15:00Z"/>
        </w:rPr>
        <w:pPrChange w:id="393" w:author="Katou Hideaki" w:date="2016-07-03T00:06:00Z">
          <w:pPr/>
        </w:pPrChange>
      </w:pPr>
      <w:ins w:id="394" w:author="Katou Hideaki" w:date="2016-07-03T00:14:00Z">
        <w:r>
          <w:tab/>
        </w:r>
        <w:r>
          <w:tab/>
          <w:t>./EMO -r ./save/</w:t>
        </w:r>
      </w:ins>
    </w:p>
    <w:p w14:paraId="378FD6C2" w14:textId="77777777" w:rsidR="005C1022" w:rsidRDefault="005C1022">
      <w:pPr>
        <w:jc w:val="left"/>
        <w:rPr>
          <w:ins w:id="395" w:author="Katou Hideaki" w:date="2016-07-03T00:16:00Z"/>
        </w:rPr>
        <w:pPrChange w:id="396" w:author="Katou Hideaki" w:date="2016-07-03T00:06:00Z">
          <w:pPr/>
        </w:pPrChange>
      </w:pPr>
      <w:ins w:id="397" w:author="Katou Hideaki" w:date="2016-07-03T00:15:00Z">
        <w:r>
          <w:tab/>
        </w:r>
        <w:r>
          <w:tab/>
        </w:r>
      </w:ins>
      <w:ins w:id="398" w:author="Katou Hideaki" w:date="2016-07-03T00:16:00Z">
        <w:r>
          <w:t>//Nhận diện thông qua file video có sẵn ở chế độ mặc định</w:t>
        </w:r>
      </w:ins>
    </w:p>
    <w:p w14:paraId="3FAA9004" w14:textId="6284927B" w:rsidR="005C1022" w:rsidRDefault="005C1022">
      <w:pPr>
        <w:jc w:val="left"/>
        <w:rPr>
          <w:ins w:id="399" w:author="Katou Hideaki" w:date="2016-07-03T00:12:00Z"/>
        </w:rPr>
        <w:pPrChange w:id="400" w:author="Katou Hideaki" w:date="2016-07-03T00:06:00Z">
          <w:pPr/>
        </w:pPrChange>
      </w:pPr>
      <w:ins w:id="401" w:author="Katou Hideaki" w:date="2016-07-03T00:16:00Z">
        <w:r>
          <w:tab/>
        </w:r>
        <w:r>
          <w:tab/>
          <w:t xml:space="preserve">./EMO -v ./sample.avi </w:t>
        </w:r>
      </w:ins>
    </w:p>
    <w:p w14:paraId="203CD7AC" w14:textId="77777777" w:rsidR="005C1022" w:rsidRPr="00C45DEB" w:rsidRDefault="005C1022">
      <w:pPr>
        <w:ind w:firstLine="0"/>
        <w:jc w:val="left"/>
        <w:rPr>
          <w:ins w:id="402" w:author="Katou Hideaki" w:date="2016-07-02T23:50:00Z"/>
        </w:rPr>
        <w:pPrChange w:id="403" w:author="Katou Hideaki" w:date="2016-07-03T00:13:00Z">
          <w:pPr/>
        </w:pPrChange>
      </w:pPr>
    </w:p>
    <w:p w14:paraId="304B2C11" w14:textId="4DB467F7" w:rsidR="00E676EF" w:rsidRDefault="00E676EF" w:rsidP="00E676EF">
      <w:pPr>
        <w:pStyle w:val="Heading2"/>
      </w:pPr>
      <w:del w:id="404" w:author="Katou Hideaki" w:date="2016-07-03T00:18:00Z">
        <w:r w:rsidDel="00AC74DD">
          <w:delText>Thư viện sử dụng</w:delText>
        </w:r>
      </w:del>
      <w:bookmarkStart w:id="405" w:name="_Toc455436994"/>
      <w:ins w:id="406" w:author="Katou Hideaki" w:date="2016-07-03T00:18:00Z">
        <w:r w:rsidR="00AC74DD">
          <w:t>Công cụ hỗ trợ</w:t>
        </w:r>
      </w:ins>
      <w:bookmarkEnd w:id="405"/>
    </w:p>
    <w:p w14:paraId="4EE6494A" w14:textId="77777777" w:rsidR="00E676EF" w:rsidRDefault="00E676EF" w:rsidP="00E676EF">
      <w:pPr>
        <w:pStyle w:val="Heading3"/>
      </w:pPr>
      <w:bookmarkStart w:id="407" w:name="_Toc455436995"/>
      <w:r>
        <w:t>Thư viện dlib</w:t>
      </w:r>
      <w:bookmarkEnd w:id="407"/>
    </w:p>
    <w:p w14:paraId="2E56EE62" w14:textId="1D62BC4F" w:rsidR="00A61B04" w:rsidRPr="009B5F97" w:rsidRDefault="009B5F97" w:rsidP="009B5F97">
      <w:del w:id="408" w:author="Katou Hideaki" w:date="2016-07-03T00:48:00Z">
        <w:r w:rsidDel="00BD3643">
          <w:delText xml:space="preserve">Là một thư viện mở được release </w:delText>
        </w:r>
      </w:del>
      <w:del w:id="409" w:author="Katou Hideaki" w:date="2016-07-03T00:18:00Z">
        <w:r w:rsidDel="00AC74DD">
          <w:delText xml:space="preserve">kèm </w:delText>
        </w:r>
      </w:del>
      <w:del w:id="410" w:author="Katou Hideaki" w:date="2016-07-03T00:48:00Z">
        <w:r w:rsidDel="00BD3643">
          <w:delText xml:space="preserve">Boost Software License, dlib là 1 thư viện C++ cross-platform miễn phí được sử dụng rộng rãi. Từ năm 2002 đến nay, dlib được phát triển trong nhiều lĩnh vực như mạng, thread, GUI, máy học, v.v... Lí do chính nhóm chọn thư viện dlib là vì dlib đã </w:delText>
        </w:r>
      </w:del>
      <w:del w:id="411" w:author="Katou Hideaki" w:date="2016-07-03T00:35:00Z">
        <w:r w:rsidDel="00A61B04">
          <w:delText xml:space="preserve">implement được </w:delText>
        </w:r>
      </w:del>
      <w:del w:id="412" w:author="Katou Hideaki" w:date="2016-07-03T00:48:00Z">
        <w:r w:rsidDel="00BD3643">
          <w:delText>thuật toán nhận diện facial landmark với hiệu quả cao, rất cần thiết cho việc xử lý real-time thông qua webcam.</w:delText>
        </w:r>
        <w:r w:rsidR="003B6750" w:rsidDel="00BD3643">
          <w:delText xml:space="preserve"> Bên cạnh đó dlib cũng có wrapper cho ngôn ngữ Python, 1 ngôn ngữ rất dễ dùng và tiện lợi.</w:delText>
        </w:r>
      </w:del>
      <w:ins w:id="413" w:author="Katou Hideaki" w:date="2016-07-03T00:38:00Z">
        <w:r w:rsidR="00A61B04">
          <w:t xml:space="preserve">Được phát triển bởi Davis E. King từ năm 2002, dlib là một thư viện machine learning mã nguồn mở </w:t>
        </w:r>
      </w:ins>
      <w:ins w:id="414" w:author="Katou Hideaki" w:date="2016-07-03T00:48:00Z">
        <w:r w:rsidR="00BD3643">
          <w:t xml:space="preserve">cross-platform </w:t>
        </w:r>
      </w:ins>
      <w:ins w:id="415" w:author="Katou Hideaki" w:date="2016-07-03T00:39:00Z">
        <w:r w:rsidR="00A61B04">
          <w:t>dưới Boost Software License</w:t>
        </w:r>
      </w:ins>
      <w:ins w:id="416" w:author="Katou Hideaki" w:date="2016-07-03T00:41:00Z">
        <w:r w:rsidR="00BD3643">
          <w:t xml:space="preserve"> được viết bằng </w:t>
        </w:r>
        <w:r w:rsidR="00BD3643">
          <w:lastRenderedPageBreak/>
          <w:t>ngôn ngữ C++</w:t>
        </w:r>
      </w:ins>
      <w:ins w:id="417" w:author="Katou Hideaki" w:date="2016-07-03T00:39:00Z">
        <w:r w:rsidR="00A61B04">
          <w:t xml:space="preserve">. Chúng tôi chọn sử dụng thư viện này vì </w:t>
        </w:r>
      </w:ins>
      <w:ins w:id="418" w:author="Katou Hideaki" w:date="2016-07-03T00:40:00Z">
        <w:r w:rsidR="00A61B04">
          <w:t>thuật toán nhận diện facial landmark cho kết quả tốt với tốc độ rất nhanh, là điều vô cùng thiết yếu cho việc xử lý webcam real-time.</w:t>
        </w:r>
        <w:r w:rsidR="00BD3643">
          <w:t xml:space="preserve"> </w:t>
        </w:r>
      </w:ins>
      <w:ins w:id="419" w:author="Katou Hideaki" w:date="2016-07-03T00:41:00Z">
        <w:r w:rsidR="00BD3643">
          <w:t>Ngoài ra dlib cũng có wrapper cho ngôn ngữ Python, rất tiện lợi cho việc test và debug trong quá trình cài đặt thuật giải.</w:t>
        </w:r>
      </w:ins>
    </w:p>
    <w:p w14:paraId="6D4BF618" w14:textId="77777777" w:rsidR="00E676EF" w:rsidRDefault="00E676EF" w:rsidP="00E676EF">
      <w:pPr>
        <w:pStyle w:val="Heading3"/>
      </w:pPr>
      <w:r>
        <w:t xml:space="preserve"> </w:t>
      </w:r>
      <w:bookmarkStart w:id="420" w:name="_Toc455436996"/>
      <w:r>
        <w:t>Thư viện libSVM</w:t>
      </w:r>
      <w:bookmarkEnd w:id="420"/>
    </w:p>
    <w:p w14:paraId="6FDEF126" w14:textId="13187A8E" w:rsidR="00BD3643" w:rsidRDefault="009B5F97" w:rsidP="00307763">
      <w:pPr>
        <w:rPr>
          <w:rFonts w:cs="Times New Roman"/>
        </w:rPr>
      </w:pPr>
      <w:del w:id="421" w:author="Katou Hideaki" w:date="2016-07-03T00:52:00Z">
        <w:r w:rsidDel="00F21997">
          <w:delText>Thư viện libSVM cũng là 1 thư viện mở rất phổ biến được phát triển trên nền C++ và port sang các ngôn ngữ khác. Vì khả năng cross-platform của libSVM nên nhóm chọn sử dụng thư viện này để hỗ trợ cho việc training model thuận tiện hơn</w:delText>
        </w:r>
        <w:r w:rsidR="00C51ACD" w:rsidDel="00F21997">
          <w:delText>.</w:delText>
        </w:r>
        <w:r w:rsidR="00307763" w:rsidRPr="00307763" w:rsidDel="00F21997">
          <w:rPr>
            <w:rFonts w:cs="Times New Roman"/>
          </w:rPr>
          <w:delText xml:space="preserve"> </w:delText>
        </w:r>
        <w:r w:rsidR="003B6750" w:rsidDel="00F21997">
          <w:rPr>
            <w:rFonts w:cs="Times New Roman"/>
          </w:rPr>
          <w:delText>Quá trình huấn luyện sẽ được tiến hành bằng Python.</w:delText>
        </w:r>
      </w:del>
      <w:ins w:id="422" w:author="Katou Hideaki" w:date="2016-07-03T00:48:00Z">
        <w:r w:rsidR="00BD3643">
          <w:rPr>
            <w:rFonts w:cs="Times New Roman"/>
          </w:rPr>
          <w:t xml:space="preserve">Cũng giống như dlib, libSVM cũng là 1 thư viện mã nguồn mở cross-platform rất phổ biến được phát triển bởi </w:t>
        </w:r>
      </w:ins>
      <w:ins w:id="423" w:author="Katou Hideaki" w:date="2016-07-03T00:49:00Z">
        <w:r w:rsidR="00BD3643">
          <w:rPr>
            <w:rFonts w:cs="Times New Roman"/>
          </w:rPr>
          <w:t xml:space="preserve">Đại học Quốc gia Đài Loan. </w:t>
        </w:r>
      </w:ins>
      <w:ins w:id="424" w:author="Katou Hideaki" w:date="2016-07-03T00:50:00Z">
        <w:r w:rsidR="00BD3643">
          <w:rPr>
            <w:rFonts w:cs="Times New Roman"/>
          </w:rPr>
          <w:t xml:space="preserve">Được viết bằng ngôn ngữ C++ và nhanh chóng port sang các ngôn ngữ khác, với đặc điểm gọn nhẹ và dễ sử dụng, </w:t>
        </w:r>
      </w:ins>
      <w:ins w:id="425" w:author="Katou Hideaki" w:date="2016-07-03T00:51:00Z">
        <w:r w:rsidR="00BD3643">
          <w:rPr>
            <w:rFonts w:cs="Times New Roman"/>
          </w:rPr>
          <w:t xml:space="preserve">model huấn luyện có thể được lưu lại và đem sử dụng ở </w:t>
        </w:r>
        <w:r w:rsidR="00F21997">
          <w:rPr>
            <w:rFonts w:cs="Times New Roman"/>
          </w:rPr>
          <w:t>ứng dụng khác mà không cần phải huấn luyện lại. Trong bài viết này chúng tôi sẽ tiến hành quá trình huấn luyện trên nền Python.</w:t>
        </w:r>
      </w:ins>
    </w:p>
    <w:p w14:paraId="53073024" w14:textId="77777777" w:rsidR="00FB5442" w:rsidRDefault="00E14919" w:rsidP="00307763">
      <w:pPr>
        <w:pStyle w:val="Heading2"/>
        <w:rPr>
          <w:lang w:val="en-US"/>
        </w:rPr>
      </w:pPr>
      <w:bookmarkStart w:id="426" w:name="_Toc455436997"/>
      <w:r>
        <w:rPr>
          <w:lang w:val="en-US"/>
        </w:rPr>
        <w:t>Thu thập dữ liệu</w:t>
      </w:r>
      <w:bookmarkEnd w:id="426"/>
    </w:p>
    <w:p w14:paraId="55CEAD58" w14:textId="32169B43" w:rsidR="004B445A" w:rsidRDefault="004B445A" w:rsidP="00E14919">
      <w:pPr>
        <w:rPr>
          <w:ins w:id="427" w:author="Katou Hideaki" w:date="2016-07-04T23:12:00Z"/>
          <w:lang w:val="en-US"/>
        </w:rPr>
      </w:pPr>
      <w:r>
        <w:rPr>
          <w:lang w:val="en-US"/>
        </w:rPr>
        <w:t>Dữ liệu nhóm thu được là các ảnh portrait tìm được từ Google với đặc điểm chính</w:t>
      </w:r>
      <w:del w:id="428" w:author="Katou Hideaki" w:date="2016-07-04T23:15:00Z">
        <w:r w:rsidDel="00506F28">
          <w:rPr>
            <w:lang w:val="en-US"/>
          </w:rPr>
          <w:delText xml:space="preserve"> </w:delText>
        </w:r>
      </w:del>
      <w:ins w:id="429" w:author="Katou Hideaki" w:date="2016-07-04T23:15:00Z">
        <w:r w:rsidR="00506F28">
          <w:rPr>
            <w:lang w:val="en-US"/>
          </w:rPr>
          <w:t xml:space="preserve"> là ảnh frontal face của 1 người duy nhất </w:t>
        </w:r>
      </w:ins>
      <w:ins w:id="430" w:author="Katou Hideaki" w:date="2016-07-04T23:16:00Z">
        <w:r w:rsidR="00E96B01">
          <w:rPr>
            <w:lang w:val="en-US"/>
          </w:rPr>
          <w:t>với một trong 3 dạng cảm xúc chính là positive, neutral và negative</w:t>
        </w:r>
      </w:ins>
      <w:del w:id="431" w:author="Katou Hideaki" w:date="2016-07-04T23:15:00Z">
        <w:r w:rsidDel="00506F28">
          <w:rPr>
            <w:lang w:val="en-US"/>
          </w:rPr>
          <w:delText>đều là frontal face và thể hiện 3 dạng cảm xúc chính mà nhóm nghiên cứu: positive, neutral và negative</w:delText>
        </w:r>
      </w:del>
      <w:r>
        <w:rPr>
          <w:lang w:val="en-US"/>
        </w:rPr>
        <w:t xml:space="preserve">. Sau khi lọc các ảnh có thể xác định được facial landmark, nhóm thu được tổng cộng khoảng 600 ảnh chia đều cho 3 dạng cảm xúc dùng để xây dựng mô hình huấn luyện. </w:t>
      </w:r>
    </w:p>
    <w:p w14:paraId="1BEFDA37" w14:textId="5B934087" w:rsidR="00506F28" w:rsidRDefault="00506F28" w:rsidP="00E14919">
      <w:pPr>
        <w:rPr>
          <w:lang w:val="en-US"/>
        </w:rPr>
      </w:pPr>
      <w:ins w:id="432" w:author="Katou Hideaki" w:date="2016-07-04T23:12:00Z">
        <w:r>
          <w:rPr>
            <w:lang w:val="en-US"/>
          </w:rPr>
          <w:t>[Figure]</w:t>
        </w:r>
      </w:ins>
    </w:p>
    <w:p w14:paraId="74DCE1C2" w14:textId="77777777" w:rsidR="004B445A" w:rsidRDefault="004B445A" w:rsidP="004B445A">
      <w:pPr>
        <w:pStyle w:val="Heading2"/>
        <w:rPr>
          <w:lang w:val="en-US"/>
        </w:rPr>
      </w:pPr>
      <w:bookmarkStart w:id="433" w:name="_Toc455436998"/>
      <w:r>
        <w:rPr>
          <w:lang w:val="en-US"/>
        </w:rPr>
        <w:t>Tiền xử lý dữ liệu</w:t>
      </w:r>
      <w:bookmarkEnd w:id="433"/>
    </w:p>
    <w:p w14:paraId="58CDB2AE" w14:textId="77777777" w:rsidR="004B445A" w:rsidRDefault="004B445A" w:rsidP="004B445A">
      <w:pPr>
        <w:rPr>
          <w:lang w:val="en-US"/>
        </w:rPr>
      </w:pPr>
      <w:r>
        <w:rPr>
          <w:lang w:val="en-US"/>
        </w:rPr>
        <w:t>Nhóm sử dụng thuật toán xác định facial landmark của thư viện dlib để thu được vị trí của 68 điểm facial landmark có dạng như sau:</w:t>
      </w:r>
    </w:p>
    <w:p w14:paraId="664CA9EE" w14:textId="77777777" w:rsidR="004B445A" w:rsidRDefault="004B445A" w:rsidP="00D37441">
      <w:pPr>
        <w:ind w:firstLine="284"/>
        <w:jc w:val="center"/>
        <w:rPr>
          <w:lang w:val="en-US"/>
        </w:rPr>
      </w:pPr>
      <w:r>
        <w:rPr>
          <w:noProof/>
          <w:lang w:val="en-US" w:eastAsia="ja-JP"/>
        </w:rPr>
        <w:lastRenderedPageBreak/>
        <w:drawing>
          <wp:inline distT="0" distB="0" distL="0" distR="0" wp14:anchorId="61502BAE" wp14:editId="5BA8A539">
            <wp:extent cx="2854712" cy="2304772"/>
            <wp:effectExtent l="0" t="0" r="3175" b="635"/>
            <wp:docPr id="3" name="Picture 3" descr="ooxWord://word/media/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9.jpeg"/>
                    <pic:cNvPicPr preferRelativeResize="0">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306" cy="2306059"/>
                    </a:xfrm>
                    <a:prstGeom prst="rect">
                      <a:avLst/>
                    </a:prstGeom>
                    <a:solidFill>
                      <a:srgbClr val="FFFFFF"/>
                    </a:solidFill>
                    <a:ln>
                      <a:noFill/>
                    </a:ln>
                  </pic:spPr>
                </pic:pic>
              </a:graphicData>
            </a:graphic>
          </wp:inline>
        </w:drawing>
      </w:r>
    </w:p>
    <w:p w14:paraId="261FFECE" w14:textId="77777777" w:rsidR="004B445A" w:rsidRDefault="004B445A" w:rsidP="004B445A">
      <w:pPr>
        <w:pStyle w:val="FigureTable"/>
        <w:jc w:val="center"/>
        <w:rPr>
          <w:lang w:val="en-US"/>
        </w:rPr>
      </w:pPr>
      <w:r>
        <w:rPr>
          <w:b/>
          <w:lang w:val="en-US"/>
        </w:rPr>
        <w:t xml:space="preserve">Hình 3.1 </w:t>
      </w:r>
      <w:r>
        <w:rPr>
          <w:lang w:val="en-US"/>
        </w:rPr>
        <w:t>Vị trí của 68 điểm landmark trên khuôn mặt</w:t>
      </w:r>
    </w:p>
    <w:p w14:paraId="35572CCD" w14:textId="77777777" w:rsidR="00E96B01" w:rsidRDefault="00E96B01" w:rsidP="004B445A">
      <w:pPr>
        <w:rPr>
          <w:ins w:id="434" w:author="Katou Hideaki" w:date="2016-07-04T23:21:00Z"/>
        </w:rPr>
      </w:pPr>
      <w:ins w:id="435" w:author="Katou Hideaki" w:date="2016-07-04T23:21:00Z">
        <w:r>
          <w:t>Với đầu vào vô cùng đa dạng, ta cần phải chuẩn hóa dữ liệu đầu vào để tiện phục vụ cho việc dự đoán. Ở đây chúng tôi đưa ra phương pháp tiền xử lý ảnh đầu vào như sau:</w:t>
        </w:r>
      </w:ins>
    </w:p>
    <w:p w14:paraId="017DF0A3" w14:textId="6F6046A6" w:rsidR="00E96B01" w:rsidRDefault="00E96B01" w:rsidP="00E96B01">
      <w:pPr>
        <w:rPr>
          <w:ins w:id="436" w:author="Katou Hideaki" w:date="2016-07-04T23:23:00Z"/>
        </w:rPr>
      </w:pPr>
      <w:ins w:id="437" w:author="Katou Hideaki" w:date="2016-07-04T23:22:00Z">
        <w:r>
          <w:rPr>
            <w:b/>
          </w:rPr>
          <w:t xml:space="preserve">Bước 1: </w:t>
        </w:r>
        <w:r>
          <w:t>Từ facial landmark thu được, ta tiến hành khử nghiêng ảnh bằng cách xoay ảnh quanh tâm 1 góc tạo bởi đường thẳng đi qua điểm 32 và 36 với trục hoành.</w:t>
        </w:r>
      </w:ins>
    </w:p>
    <w:p w14:paraId="5B83381A" w14:textId="181C1A42" w:rsidR="00E96B01" w:rsidRDefault="00E96B01" w:rsidP="00E96B01">
      <w:pPr>
        <w:rPr>
          <w:ins w:id="438" w:author="Katou Hideaki" w:date="2016-07-04T23:24:00Z"/>
        </w:rPr>
      </w:pPr>
      <w:ins w:id="439" w:author="Katou Hideaki" w:date="2016-07-04T23:23:00Z">
        <w:r>
          <w:rPr>
            <w:b/>
          </w:rPr>
          <w:t>Bước 2:</w:t>
        </w:r>
        <w:r>
          <w:t xml:space="preserve"> Tiến hành </w:t>
        </w:r>
      </w:ins>
      <w:ins w:id="440" w:author="Katou Hideaki" w:date="2016-07-04T23:24:00Z">
        <w:r>
          <w:t>cắt ảnh theo bounding box hình thành từ tập facial landmark và resize lại ảnh với độ rộng 100 pixel.</w:t>
        </w:r>
      </w:ins>
    </w:p>
    <w:p w14:paraId="347EFB87" w14:textId="00122A4C" w:rsidR="004B445A" w:rsidRDefault="00E96B01" w:rsidP="00E96B01">
      <w:pPr>
        <w:pPrChange w:id="441" w:author="Katou Hideaki" w:date="2016-07-04T23:26:00Z">
          <w:pPr/>
        </w:pPrChange>
      </w:pPr>
      <w:ins w:id="442" w:author="Katou Hideaki" w:date="2016-07-04T23:24:00Z">
        <w:r>
          <w:rPr>
            <w:b/>
          </w:rPr>
          <w:t xml:space="preserve">Bước 3: </w:t>
        </w:r>
        <w:r>
          <w:t xml:space="preserve">Tính toán lại vị trí </w:t>
        </w:r>
      </w:ins>
      <w:ins w:id="443" w:author="Katou Hideaki" w:date="2016-07-04T23:25:00Z">
        <w:r>
          <w:t>của tập facial landmark sau khi tiền xử lý ảnh để đưa vào module trích xuất feature.</w:t>
        </w:r>
      </w:ins>
      <w:del w:id="444" w:author="Katou Hideaki" w:date="2016-07-04T23:26:00Z">
        <w:r w:rsidR="004B445A" w:rsidDel="00E96B01">
          <w:delText xml:space="preserve">Trong trường hợp khuôn mặt bị nghiêng, ta tiến hành xoay ảnh quanh tâm ảnh với 1 góc tạo bởi đường thẳng nối giữa 2 điểm 32 và 26 với trục hoành. </w:delText>
        </w:r>
        <w:r w:rsidR="00D37441" w:rsidDel="00E96B01">
          <w:delText xml:space="preserve">Sau đó ta cắt ảnh theo bounding box của facial landmark và resize lại với độ rộng 100px. </w:delText>
        </w:r>
      </w:del>
    </w:p>
    <w:p w14:paraId="068449F4" w14:textId="77777777" w:rsidR="00D37441" w:rsidRDefault="00D37441" w:rsidP="00D37441">
      <w:pPr>
        <w:ind w:firstLine="0"/>
        <w:jc w:val="center"/>
      </w:pPr>
      <w:r>
        <w:rPr>
          <w:noProof/>
          <w:lang w:val="en-US" w:eastAsia="ja-JP"/>
        </w:rPr>
        <w:drawing>
          <wp:inline distT="0" distB="0" distL="0" distR="0" wp14:anchorId="6FD774F0" wp14:editId="37AE1758">
            <wp:extent cx="5579745" cy="1794916"/>
            <wp:effectExtent l="0" t="0" r="1905" b="0"/>
            <wp:docPr id="4" name="Picture 4" descr="ooxWord://word/media/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0.png"/>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1794916"/>
                    </a:xfrm>
                    <a:prstGeom prst="rect">
                      <a:avLst/>
                    </a:prstGeom>
                    <a:solidFill>
                      <a:srgbClr val="FFFFFF"/>
                    </a:solidFill>
                    <a:ln>
                      <a:noFill/>
                    </a:ln>
                  </pic:spPr>
                </pic:pic>
              </a:graphicData>
            </a:graphic>
          </wp:inline>
        </w:drawing>
      </w:r>
    </w:p>
    <w:p w14:paraId="1C15DC4D" w14:textId="77777777" w:rsidR="00D37441" w:rsidRDefault="00D37441" w:rsidP="00D37441">
      <w:pPr>
        <w:pStyle w:val="FigureTable"/>
        <w:jc w:val="center"/>
      </w:pPr>
      <w:r>
        <w:rPr>
          <w:b/>
        </w:rPr>
        <w:t xml:space="preserve">Hình 3.2 </w:t>
      </w:r>
      <w:r>
        <w:t xml:space="preserve">Quá trình tiền xử lý </w:t>
      </w:r>
      <w:r w:rsidR="004A5B11">
        <w:t>ảnh</w:t>
      </w:r>
    </w:p>
    <w:p w14:paraId="0DB13477" w14:textId="77777777" w:rsidR="0096788A" w:rsidRDefault="0096788A" w:rsidP="0096788A">
      <w:r>
        <w:lastRenderedPageBreak/>
        <w:t>Với tập ảnh thu được, ta tiến hành gán nhãn và trích xuất feature từ các ảnh để xây dựng training dataset.</w:t>
      </w:r>
      <w:r w:rsidR="004A5B11">
        <w:t xml:space="preserve"> Nhóm sử dụng script của Python để xử lý quá trình này.</w:t>
      </w:r>
    </w:p>
    <w:p w14:paraId="62367F70" w14:textId="77777777" w:rsidR="004A5B11" w:rsidRDefault="004A5B11" w:rsidP="004A5B11">
      <w:pPr>
        <w:ind w:firstLine="0"/>
      </w:pPr>
      <w:r>
        <w:rPr>
          <w:noProof/>
          <w:lang w:val="en-US" w:eastAsia="ja-JP"/>
        </w:rPr>
        <w:drawing>
          <wp:inline distT="0" distB="0" distL="0" distR="0" wp14:anchorId="2CC2640F" wp14:editId="38856C2A">
            <wp:extent cx="5578104" cy="1449658"/>
            <wp:effectExtent l="0" t="0" r="3810" b="0"/>
            <wp:docPr id="5" name="Picture 5" descr="ooxWord://word/media/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1.png"/>
                    <pic:cNvPicPr preferRelativeResize="0">
                      <a:picLocks noChangeArrowheads="1"/>
                    </pic:cNvPicPr>
                  </pic:nvPicPr>
                  <pic:blipFill rotWithShape="1">
                    <a:blip r:embed="rId14">
                      <a:extLst>
                        <a:ext uri="{28A0092B-C50C-407E-A947-70E740481C1C}">
                          <a14:useLocalDpi xmlns:a14="http://schemas.microsoft.com/office/drawing/2010/main" val="0"/>
                        </a:ext>
                      </a:extLst>
                    </a:blip>
                    <a:srcRect b="32617"/>
                    <a:stretch/>
                  </pic:blipFill>
                  <pic:spPr bwMode="auto">
                    <a:xfrm>
                      <a:off x="0" y="0"/>
                      <a:ext cx="5579745" cy="1450085"/>
                    </a:xfrm>
                    <a:prstGeom prst="rect">
                      <a:avLst/>
                    </a:prstGeom>
                    <a:solidFill>
                      <a:srgbClr val="FFFFFF"/>
                    </a:solid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FC3CD18" w14:textId="77777777" w:rsidR="004A5B11" w:rsidRPr="004A5B11" w:rsidRDefault="004A5B11" w:rsidP="004A5B11">
      <w:pPr>
        <w:pStyle w:val="FigureTable"/>
        <w:jc w:val="center"/>
        <w:rPr>
          <w:i w:val="0"/>
        </w:rPr>
      </w:pPr>
      <w:r>
        <w:rPr>
          <w:b/>
        </w:rPr>
        <w:t>Hình 3.3</w:t>
      </w:r>
      <w:r>
        <w:rPr>
          <w:b/>
          <w:i w:val="0"/>
        </w:rPr>
        <w:t xml:space="preserve"> </w:t>
      </w:r>
      <w:r w:rsidRPr="004A5B11">
        <w:t>Quá trình tiền xử lý dữ liệu</w:t>
      </w:r>
    </w:p>
    <w:p w14:paraId="759FF0A6" w14:textId="77777777" w:rsidR="004A5B11" w:rsidRDefault="004A5B11" w:rsidP="004A5B11">
      <w:pPr>
        <w:pStyle w:val="Heading2"/>
      </w:pPr>
      <w:bookmarkStart w:id="445" w:name="_Toc455436999"/>
      <w:r>
        <w:t>Xây dựng SVM model</w:t>
      </w:r>
      <w:bookmarkEnd w:id="445"/>
    </w:p>
    <w:p w14:paraId="4510F3E9" w14:textId="77777777" w:rsidR="008135AF" w:rsidRDefault="004A5B11" w:rsidP="004A5B11">
      <w:pPr>
        <w:rPr>
          <w:ins w:id="446" w:author="Katou Hideaki" w:date="2016-07-04T23:31:00Z"/>
        </w:rPr>
      </w:pPr>
      <w:del w:id="447" w:author="Katou Hideaki" w:date="2016-07-04T23:30:00Z">
        <w:r w:rsidDel="008135AF">
          <w:delText xml:space="preserve">Nhóm </w:delText>
        </w:r>
      </w:del>
      <w:ins w:id="448" w:author="Katou Hideaki" w:date="2016-07-04T23:30:00Z">
        <w:r w:rsidR="008135AF">
          <w:t>Chúng tôi</w:t>
        </w:r>
        <w:r w:rsidR="008135AF">
          <w:t xml:space="preserve"> </w:t>
        </w:r>
      </w:ins>
      <w:r>
        <w:t>đã viết 1 Python script để tiến hành train model bằng libSVM thử nghiệm nhiều thông số (gamma, C) khác nhau dựa theo nghiên cứu của Chih-Wei Hsu, Chih-Chung Chang, và Chih-Jen [6] và tiến hành 5-fold cross-validation</w:t>
      </w:r>
      <w:ins w:id="449" w:author="Katou Hideaki" w:date="2016-07-04T23:29:00Z">
        <w:r w:rsidR="008135AF">
          <w:t xml:space="preserve"> với tham số là dãy hàm mũ tăng tiến để tìm ra tham số tốt nhất. </w:t>
        </w:r>
      </w:ins>
      <w:ins w:id="450" w:author="Katou Hideaki" w:date="2016-07-04T23:30:00Z">
        <w:r w:rsidR="008135AF">
          <w:t xml:space="preserve">Ở đây chúng tôi tiến hành cross-validation với </w:t>
        </w:r>
        <m:oMath>
          <m:r>
            <m:rPr>
              <m:sty m:val="p"/>
            </m:rPr>
            <w:rPr>
              <w:rFonts w:ascii="Cambria Math" w:hAnsi="Cambria Math"/>
            </w:rPr>
            <m:t>C=</m:t>
          </m:r>
          <m:sSup>
            <m:sSupPr>
              <m:ctrlPr>
                <w:rPr>
                  <w:rFonts w:ascii="Cambria Math" w:hAnsi="Cambria Math"/>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-3</m:t>
              </m:r>
            </m:sup>
          </m:sSup>
          <m:r>
            <w:rPr>
              <w:rFonts w:ascii="Cambria Math" w:hAnsi="Cambria Math"/>
            </w:rPr>
            <m:t>,</m:t>
          </m:r>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15</m:t>
              </m:r>
            </m:sup>
          </m:sSup>
          <m:r>
            <w:rPr>
              <w:rFonts w:ascii="Cambria Math" w:hAnsi="Cambria Math"/>
            </w:rPr>
            <m:t>,</m:t>
          </m:r>
        </m:oMath>
      </w:ins>
      <m:oMath>
        <m:r>
          <w:ins w:id="451" w:author="Katou Hideaki" w:date="2016-07-04T23:31:00Z">
            <w:rPr>
              <w:rFonts w:ascii="Cambria Math" w:hAnsi="Cambria Math"/>
            </w:rPr>
            <m:t>γ=</m:t>
          </w:ins>
        </m:r>
        <m:sSup>
          <m:sSupPr>
            <m:ctrlPr>
              <w:ins w:id="452" w:author="Katou Hideaki" w:date="2016-07-04T23:31:00Z">
                <w:rPr>
                  <w:rFonts w:ascii="Cambria Math" w:hAnsi="Cambria Math"/>
                </w:rPr>
              </w:ins>
            </m:ctrlPr>
          </m:sSupPr>
          <m:e>
            <m:r>
              <w:ins w:id="453" w:author="Katou Hideaki" w:date="2016-07-04T23:31:00Z">
                <w:rPr>
                  <w:rFonts w:ascii="Cambria Math" w:hAnsi="Cambria Math"/>
                </w:rPr>
                <m:t>2</m:t>
              </w:ins>
            </m:r>
          </m:e>
          <m:sup>
            <m:r>
              <w:ins w:id="454" w:author="Katou Hideaki" w:date="2016-07-04T23:31:00Z">
                <w:rPr>
                  <w:rFonts w:ascii="Cambria Math" w:hAnsi="Cambria Math"/>
                </w:rPr>
                <m:t>-15</m:t>
              </w:ins>
            </m:r>
          </m:sup>
        </m:sSup>
        <m:r>
          <w:ins w:id="455" w:author="Katou Hideaki" w:date="2016-07-04T23:31:00Z">
            <w:rPr>
              <w:rFonts w:ascii="Cambria Math" w:hAnsi="Cambria Math"/>
            </w:rPr>
            <m:t>,</m:t>
          </w:ins>
        </m:r>
        <m:sSup>
          <m:sSupPr>
            <m:ctrlPr>
              <w:ins w:id="456" w:author="Katou Hideaki" w:date="2016-07-04T23:31:00Z">
                <w:rPr>
                  <w:rFonts w:ascii="Cambria Math" w:hAnsi="Cambria Math"/>
                </w:rPr>
              </w:ins>
            </m:ctrlPr>
          </m:sSupPr>
          <m:e>
            <m:r>
              <w:ins w:id="457" w:author="Katou Hideaki" w:date="2016-07-04T23:31:00Z">
                <w:rPr>
                  <w:rFonts w:ascii="Cambria Math" w:hAnsi="Cambria Math"/>
                </w:rPr>
                <m:t>2</m:t>
              </w:ins>
            </m:r>
          </m:e>
          <m:sup>
            <m:r>
              <w:ins w:id="458" w:author="Katou Hideaki" w:date="2016-07-04T23:31:00Z">
                <w:rPr>
                  <w:rFonts w:ascii="Cambria Math" w:hAnsi="Cambria Math"/>
                </w:rPr>
                <m:t>-13</m:t>
              </w:ins>
            </m:r>
          </m:sup>
        </m:sSup>
        <m:r>
          <w:ins w:id="459" w:author="Katou Hideaki" w:date="2016-07-04T23:31:00Z">
            <w:rPr>
              <w:rFonts w:ascii="Cambria Math" w:hAnsi="Cambria Math"/>
            </w:rPr>
            <m:t>,</m:t>
          </w:ins>
        </m:r>
        <m:r>
          <w:ins w:id="460" w:author="Katou Hideaki" w:date="2016-07-04T23:31:00Z">
            <w:rPr>
              <w:rFonts w:ascii="Cambria Math" w:hAnsi="Cambria Math"/>
            </w:rPr>
            <m:t>…,</m:t>
          </w:ins>
        </m:r>
        <m:sSup>
          <m:sSupPr>
            <m:ctrlPr>
              <w:ins w:id="461" w:author="Katou Hideaki" w:date="2016-07-04T23:31:00Z">
                <w:rPr>
                  <w:rFonts w:ascii="Cambria Math" w:hAnsi="Cambria Math"/>
                </w:rPr>
              </w:ins>
            </m:ctrlPr>
          </m:sSupPr>
          <m:e>
            <m:r>
              <w:ins w:id="462" w:author="Katou Hideaki" w:date="2016-07-04T23:31:00Z">
                <w:rPr>
                  <w:rFonts w:ascii="Cambria Math" w:hAnsi="Cambria Math"/>
                </w:rPr>
                <m:t>2</m:t>
              </w:ins>
            </m:r>
          </m:e>
          <m:sup>
            <m:r>
              <w:ins w:id="463" w:author="Katou Hideaki" w:date="2016-07-04T23:31:00Z">
                <w:rPr>
                  <w:rFonts w:ascii="Cambria Math" w:hAnsi="Cambria Math"/>
                </w:rPr>
                <m:t>3</m:t>
              </w:ins>
            </m:r>
          </m:sup>
        </m:sSup>
      </m:oMath>
    </w:p>
    <w:p w14:paraId="2DC806C2" w14:textId="3398F9E4" w:rsidR="008135AF" w:rsidRDefault="008135AF" w:rsidP="004A5B11">
      <w:pPr>
        <w:rPr>
          <w:ins w:id="464" w:author="Katou Hideaki" w:date="2016-07-04T23:26:00Z"/>
        </w:rPr>
      </w:pPr>
      <w:ins w:id="465" w:author="Katou Hideaki" w:date="2016-07-04T23:32:00Z">
        <w:r>
          <w:t>[Figure]</w:t>
        </w:r>
      </w:ins>
      <w:del w:id="466" w:author="Katou Hideaki" w:date="2016-07-04T23:29:00Z">
        <w:r w:rsidR="004A5B11" w:rsidDel="008135AF">
          <w:delText xml:space="preserve">. </w:delText>
        </w:r>
      </w:del>
    </w:p>
    <w:p w14:paraId="13E015D4" w14:textId="6DB80329" w:rsidR="004A5B11" w:rsidRPr="004A5B11" w:rsidRDefault="004A5B11" w:rsidP="004A5B11">
      <w:r>
        <w:t xml:space="preserve">Kết quả thu được là 1 SVM model có độ chính xác </w:t>
      </w:r>
      <w:ins w:id="467" w:author="Katou Hideaki" w:date="2016-07-03T01:06:00Z">
        <w:r w:rsidR="00A26F43" w:rsidRPr="00A26F43">
          <w:t>81.3</w:t>
        </w:r>
        <w:r w:rsidR="00A26F43">
          <w:t>%</w:t>
        </w:r>
      </w:ins>
      <w:del w:id="468" w:author="Katou Hideaki" w:date="2016-07-03T01:06:00Z">
        <w:r w:rsidDel="00A26F43">
          <w:delText>[acc]</w:delText>
        </w:r>
      </w:del>
      <w:r>
        <w:t xml:space="preserve"> với thông số (gamma, C) là [</w:t>
      </w:r>
      <w:del w:id="469" w:author="Katou Hideaki" w:date="2016-07-03T01:06:00Z">
        <w:r w:rsidDel="00A26F43">
          <w:delText>gamma,C</w:delText>
        </w:r>
      </w:del>
      <w:ins w:id="470" w:author="Katou Hideaki" w:date="2016-07-03T01:06:00Z">
        <w:r w:rsidR="00A26F43">
          <w:t>2</w:t>
        </w:r>
        <w:r w:rsidR="00A26F43">
          <w:rPr>
            <w:vertAlign w:val="superscript"/>
          </w:rPr>
          <w:t>-5</w:t>
        </w:r>
        <w:r w:rsidR="00A26F43">
          <w:t>, 11</w:t>
        </w:r>
      </w:ins>
      <w:r>
        <w:t>].</w:t>
      </w:r>
    </w:p>
    <w:p w14:paraId="16B233DE" w14:textId="261FCF7D" w:rsidR="00AF196C" w:rsidRDefault="00AF196C" w:rsidP="00AF196C">
      <w:pPr>
        <w:pStyle w:val="Heading2"/>
        <w:rPr>
          <w:ins w:id="471" w:author="Katou Hideaki" w:date="2016-07-03T01:07:00Z"/>
        </w:rPr>
      </w:pPr>
      <w:del w:id="472" w:author="Katou Hideaki" w:date="2016-07-03T01:07:00Z">
        <w:r w:rsidRPr="004A5B11" w:rsidDel="00A26F43">
          <w:lastRenderedPageBreak/>
          <w:delText>Kết quả thử nghiệm</w:delText>
        </w:r>
      </w:del>
      <w:bookmarkStart w:id="473" w:name="_Toc455437000"/>
      <w:ins w:id="474" w:author="Katou Hideaki" w:date="2016-07-03T01:07:00Z">
        <w:r w:rsidR="00A26F43">
          <w:t>Kiến trúc của ứng dụng</w:t>
        </w:r>
      </w:ins>
      <w:ins w:id="475" w:author="Katou Hideaki" w:date="2016-07-04T22:06:00Z">
        <w:r w:rsidR="007016FB">
          <w:t xml:space="preserve"> </w:t>
        </w:r>
        <w:r w:rsidR="007016FB">
          <w:rPr>
            <w:i/>
          </w:rPr>
          <w:t>EMO</w:t>
        </w:r>
      </w:ins>
      <w:bookmarkEnd w:id="473"/>
    </w:p>
    <w:p w14:paraId="10CBE842" w14:textId="6B8BE342" w:rsidR="00A26F43" w:rsidDel="00A26F43" w:rsidRDefault="00C7023C">
      <w:pPr>
        <w:ind w:firstLine="0"/>
        <w:jc w:val="center"/>
        <w:rPr>
          <w:del w:id="476" w:author="Katou Hideaki" w:date="2016-07-03T01:13:00Z"/>
        </w:rPr>
        <w:pPrChange w:id="477" w:author="Katou Hideaki" w:date="2016-07-03T01:13:00Z">
          <w:pPr/>
        </w:pPrChange>
      </w:pPr>
      <w:ins w:id="478" w:author="Katou Hideaki" w:date="2016-07-03T01:12:00Z">
        <w:r>
          <w:pict w14:anchorId="0E75922D">
            <v:shape id="_x0000_i1026" type="#_x0000_t75" style="width:439pt;height:293pt">
              <v:imagedata r:id="rId15" o:title="Application"/>
            </v:shape>
          </w:pict>
        </w:r>
      </w:ins>
    </w:p>
    <w:p w14:paraId="0E4C99DA" w14:textId="7EAB7140" w:rsidR="00A26F43" w:rsidRPr="007016FB" w:rsidRDefault="00A26F43">
      <w:pPr>
        <w:pStyle w:val="FigureTable"/>
        <w:jc w:val="center"/>
        <w:rPr>
          <w:ins w:id="479" w:author="Katou Hideaki" w:date="2016-07-03T01:13:00Z"/>
          <w:rFonts w:eastAsiaTheme="minorHAnsi"/>
          <w:rPrChange w:id="480" w:author="Katou Hideaki" w:date="2016-07-04T22:06:00Z">
            <w:rPr>
              <w:ins w:id="481" w:author="Katou Hideaki" w:date="2016-07-03T01:13:00Z"/>
            </w:rPr>
          </w:rPrChange>
        </w:rPr>
        <w:pPrChange w:id="482" w:author="Katou Hideaki" w:date="2016-07-03T01:13:00Z">
          <w:pPr>
            <w:pStyle w:val="Heading2"/>
          </w:pPr>
        </w:pPrChange>
      </w:pPr>
      <w:ins w:id="483" w:author="Katou Hideaki" w:date="2016-07-03T01:13:00Z">
        <w:r>
          <w:rPr>
            <w:b/>
          </w:rPr>
          <w:t xml:space="preserve">Hình 3.4 </w:t>
        </w:r>
        <w:r>
          <w:t>Kiến trúc của ứng dụng</w:t>
        </w:r>
      </w:ins>
      <w:ins w:id="484" w:author="Katou Hideaki" w:date="2016-07-04T22:06:00Z">
        <w:r w:rsidR="007016FB">
          <w:t xml:space="preserve"> </w:t>
        </w:r>
        <w:r w:rsidR="007016FB">
          <w:rPr>
            <w:i w:val="0"/>
          </w:rPr>
          <w:t>EMO</w:t>
        </w:r>
      </w:ins>
    </w:p>
    <w:p w14:paraId="417D684D" w14:textId="2A7B7C1D" w:rsidR="00A26F43" w:rsidRPr="00A26F43" w:rsidRDefault="00A26F43">
      <w:pPr>
        <w:rPr>
          <w:ins w:id="485" w:author="Katou Hideaki" w:date="2016-07-03T01:13:00Z"/>
        </w:rPr>
        <w:pPrChange w:id="486" w:author="Katou Hideaki" w:date="2016-07-03T01:13:00Z">
          <w:pPr>
            <w:pStyle w:val="Heading2"/>
          </w:pPr>
        </w:pPrChange>
      </w:pPr>
      <w:ins w:id="487" w:author="Katou Hideaki" w:date="2016-07-03T01:14:00Z">
        <w:r>
          <w:t xml:space="preserve">Từ input (webcam trực tiếp hoặc file video) ta trích xuất frame ảnh sau đó sử dụng thuật toán nhận diện facial landmark của thư viện dlib để </w:t>
        </w:r>
      </w:ins>
      <w:ins w:id="488" w:author="Katou Hideaki" w:date="2016-07-03T01:15:00Z">
        <w:r w:rsidR="00F24CAF">
          <w:t xml:space="preserve">thu được vị trí của các </w:t>
        </w:r>
      </w:ins>
      <w:ins w:id="489" w:author="Katou Hideaki" w:date="2016-07-03T01:16:00Z">
        <w:r w:rsidR="00F24CAF">
          <w:t>facial landmark. Sau đó ảnh sẽ được đưa qua module xử lý ảnh để đồng hóa với dữ liệu huấn luyện bao gồm các quá trình xoay ảnh để frontal face thẳng đứng, cắt khuôn mặt theo facial landmark và resize lại với độ rộng 100 pixel.</w:t>
        </w:r>
      </w:ins>
      <w:ins w:id="490" w:author="Katou Hideaki" w:date="2016-07-03T01:17:00Z">
        <w:r w:rsidR="00F24CAF">
          <w:t xml:space="preserve"> Vị trí của các facial landmark sau khi xử lý ảnh sẽ được đưa qua module trích xuất feature để từ đó làm đầu vào cho bộ dự đoán SVM.</w:t>
        </w:r>
      </w:ins>
      <w:ins w:id="491" w:author="Katou Hideaki" w:date="2016-07-03T01:18:00Z">
        <w:r w:rsidR="00F24CAF">
          <w:t xml:space="preserve"> Kết quả thu được ứng với 3 dạng cảm xúc mà chúng tôi nghiên cứu: 1 là positive, 0 là neutral và -1 là negative. Ứng với loại cảm xúc nhận diện được mà</w:t>
        </w:r>
      </w:ins>
      <w:ins w:id="492" w:author="Katou Hideaki" w:date="2016-07-03T01:19:00Z">
        <w:r w:rsidR="00F24CAF">
          <w:t xml:space="preserve"> cửa sổ preview sẽ được overlay một biểu tượng cảm xúc tương ứng. Bên cạnh thể hiện trực quan chúng tôi cũng cung cấp thêm thông tin trong console gồm timestamp và kết quả dự đoán được từ</w:t>
        </w:r>
      </w:ins>
      <w:ins w:id="493" w:author="Katou Hideaki" w:date="2016-07-03T01:20:00Z">
        <w:r w:rsidR="00F24CAF">
          <w:t xml:space="preserve"> input.</w:t>
        </w:r>
      </w:ins>
      <w:ins w:id="494" w:author="Katou Hideaki" w:date="2016-07-03T01:16:00Z">
        <w:r w:rsidR="00F24CAF">
          <w:t xml:space="preserve"> </w:t>
        </w:r>
      </w:ins>
    </w:p>
    <w:p w14:paraId="6ACE7ADE" w14:textId="77777777" w:rsidR="00A26F43" w:rsidRPr="004A5B11" w:rsidRDefault="00A26F43">
      <w:pPr>
        <w:ind w:firstLine="0"/>
        <w:jc w:val="center"/>
        <w:sectPr w:rsidR="00A26F43" w:rsidRPr="004A5B11" w:rsidSect="007F4B40">
          <w:pgSz w:w="11906" w:h="16838"/>
          <w:pgMar w:top="1701" w:right="1134" w:bottom="1985" w:left="1985" w:header="708" w:footer="708" w:gutter="0"/>
          <w:cols w:space="708"/>
          <w:docGrid w:linePitch="360"/>
        </w:sectPr>
        <w:pPrChange w:id="495" w:author="Katou Hideaki" w:date="2016-07-03T01:13:00Z">
          <w:pPr/>
        </w:pPrChange>
      </w:pPr>
      <w:bookmarkStart w:id="496" w:name="_GoBack"/>
      <w:bookmarkEnd w:id="496"/>
    </w:p>
    <w:p w14:paraId="40503051" w14:textId="3B0AD312" w:rsidR="00AF196C" w:rsidDel="00CF566E" w:rsidRDefault="00674E59" w:rsidP="00E676EF">
      <w:pPr>
        <w:pStyle w:val="Heading1"/>
        <w:rPr>
          <w:del w:id="497" w:author="Katou Hideaki" w:date="2016-07-03T01:20:00Z"/>
          <w:lang w:val="vi-VN"/>
        </w:rPr>
      </w:pPr>
      <w:bookmarkStart w:id="498" w:name="_Toc455437001"/>
      <w:r>
        <w:rPr>
          <w:lang w:val="vi-VN"/>
        </w:rPr>
        <w:lastRenderedPageBreak/>
        <w:t>KẾT QUẢ ĐẠT ĐƯỢC</w:t>
      </w:r>
      <w:bookmarkEnd w:id="498"/>
    </w:p>
    <w:p w14:paraId="4F3D6087" w14:textId="77777777" w:rsidR="001D3E90" w:rsidRDefault="001D3E90">
      <w:pPr>
        <w:pStyle w:val="Heading1"/>
        <w:pPrChange w:id="499" w:author="Katou Hideaki" w:date="2016-07-03T01:20:00Z">
          <w:pPr/>
        </w:pPrChange>
      </w:pPr>
      <w:bookmarkStart w:id="500" w:name="_Toc455437002"/>
      <w:bookmarkEnd w:id="500"/>
    </w:p>
    <w:p w14:paraId="065DD23A" w14:textId="0CA344F3" w:rsidR="001D3E90" w:rsidRDefault="0094417C">
      <w:pPr>
        <w:pStyle w:val="Heading2"/>
        <w:rPr>
          <w:ins w:id="501" w:author="Katou Hideaki" w:date="2016-07-03T01:21:00Z"/>
        </w:rPr>
        <w:pPrChange w:id="502" w:author="Katou Hideaki" w:date="2016-07-03T01:20:00Z">
          <w:pPr/>
        </w:pPrChange>
      </w:pPr>
      <w:del w:id="503" w:author="Katou Hideaki" w:date="2016-07-03T01:20:00Z">
        <w:r w:rsidDel="00CF566E">
          <w:delText xml:space="preserve">4.1 </w:delText>
        </w:r>
      </w:del>
      <w:bookmarkStart w:id="504" w:name="_Toc455437003"/>
      <w:r w:rsidR="00CF566E">
        <w:t>Kết quả ứng dụng</w:t>
      </w:r>
      <w:bookmarkEnd w:id="504"/>
    </w:p>
    <w:p w14:paraId="0B8AEFAC" w14:textId="5B3D75ED" w:rsidR="00CF566E" w:rsidRPr="00CF566E" w:rsidRDefault="00CF566E">
      <w:ins w:id="505" w:author="Katou Hideaki" w:date="2016-07-03T01:21:00Z">
        <w:r>
          <w:t xml:space="preserve">Sau khi demo ứng dụng, chúng tôi thấy dạng cảm xúc nhận diện nhiều nhất là loại cảm xúc negative. </w:t>
        </w:r>
      </w:ins>
      <w:ins w:id="506" w:author="Katou Hideaki" w:date="2016-07-03T01:22:00Z">
        <w:r>
          <w:t xml:space="preserve">Nghiên cứu thêm cho ta thấy trong quá trình thu thập dữ liệu, ngược lại với độ phong phú của cảm xúc positive và negative, cảm xúc neutral cho ta lượng dữ liệu với độ phong phú </w:t>
        </w:r>
      </w:ins>
      <w:ins w:id="507" w:author="Katou Hideaki" w:date="2016-07-03T01:23:00Z">
        <w:r>
          <w:t xml:space="preserve">không đủ lớn. Trong một số trường hợp khuôn mặt negative thu thập được có dạng facial landmark gần giống với neutral nên dẫn đến hiện tượng cảm xúc </w:t>
        </w:r>
      </w:ins>
      <w:ins w:id="508" w:author="Katou Hideaki" w:date="2016-07-03T01:24:00Z">
        <w:r>
          <w:t>neutral ít được nhận diện đúng nhất.</w:t>
        </w:r>
      </w:ins>
    </w:p>
    <w:p w14:paraId="251EF41A" w14:textId="4F032A27" w:rsidR="0094417C" w:rsidRPr="001D3E90" w:rsidRDefault="0094417C">
      <w:pPr>
        <w:pStyle w:val="Heading2"/>
        <w:pPrChange w:id="509" w:author="Katou Hideaki" w:date="2016-07-03T01:21:00Z">
          <w:pPr/>
        </w:pPrChange>
      </w:pPr>
      <w:del w:id="510" w:author="Katou Hideaki" w:date="2016-07-03T01:20:00Z">
        <w:r w:rsidDel="00CF566E">
          <w:delText xml:space="preserve">4.2 </w:delText>
        </w:r>
      </w:del>
      <w:bookmarkStart w:id="511" w:name="_Toc455437004"/>
      <w:r w:rsidR="00CF566E">
        <w:t>Kết quả huấn luyện mô hình</w:t>
      </w:r>
      <w:bookmarkEnd w:id="511"/>
    </w:p>
    <w:p w14:paraId="5F5A726F" w14:textId="77777777" w:rsidR="00B520EA" w:rsidRDefault="00B520EA" w:rsidP="00B520EA">
      <w:pPr>
        <w:rPr>
          <w:rFonts w:cs="Times New Roman"/>
        </w:rPr>
      </w:pPr>
    </w:p>
    <w:p w14:paraId="133C3979" w14:textId="77777777" w:rsidR="00B63C61" w:rsidRDefault="00B63C61" w:rsidP="00B520EA">
      <w:pPr>
        <w:rPr>
          <w:rFonts w:cs="Times New Roman"/>
        </w:rPr>
      </w:pPr>
    </w:p>
    <w:p w14:paraId="087598AC" w14:textId="77777777" w:rsidR="00B63C61" w:rsidRDefault="00B63C61" w:rsidP="00B520EA">
      <w:pPr>
        <w:rPr>
          <w:rFonts w:cs="Times New Roman"/>
        </w:rPr>
      </w:pPr>
    </w:p>
    <w:p w14:paraId="226EBD6D" w14:textId="77777777" w:rsidR="00B63C61" w:rsidRDefault="00B63C61" w:rsidP="00B520EA">
      <w:pPr>
        <w:rPr>
          <w:rFonts w:cs="Times New Roman"/>
        </w:rPr>
      </w:pPr>
    </w:p>
    <w:p w14:paraId="0D65C841" w14:textId="77777777" w:rsidR="00B63C61" w:rsidRDefault="00B63C61" w:rsidP="00B520EA">
      <w:pPr>
        <w:rPr>
          <w:rFonts w:cs="Times New Roman"/>
        </w:rPr>
      </w:pPr>
    </w:p>
    <w:p w14:paraId="14C02E4C" w14:textId="77777777" w:rsidR="00B63C61" w:rsidRDefault="00B63C61" w:rsidP="00B520EA">
      <w:pPr>
        <w:rPr>
          <w:rFonts w:cs="Times New Roman"/>
        </w:rPr>
      </w:pPr>
    </w:p>
    <w:p w14:paraId="2BBCD46E" w14:textId="77777777" w:rsidR="00B63C61" w:rsidRDefault="00B63C61" w:rsidP="00B520EA">
      <w:pPr>
        <w:rPr>
          <w:rFonts w:cs="Times New Roman"/>
        </w:rPr>
      </w:pPr>
    </w:p>
    <w:p w14:paraId="062E49FE" w14:textId="77777777" w:rsidR="00B63C61" w:rsidRDefault="00B63C61" w:rsidP="00B520EA">
      <w:pPr>
        <w:rPr>
          <w:rFonts w:cs="Times New Roman"/>
        </w:rPr>
      </w:pPr>
    </w:p>
    <w:p w14:paraId="38D95A6F" w14:textId="77777777" w:rsidR="00B63C61" w:rsidRDefault="00B63C61" w:rsidP="00B520EA">
      <w:pPr>
        <w:rPr>
          <w:rFonts w:cs="Times New Roman"/>
        </w:rPr>
      </w:pPr>
    </w:p>
    <w:p w14:paraId="056F20E8" w14:textId="77777777" w:rsidR="00B63C61" w:rsidRDefault="00B63C61" w:rsidP="00B520EA">
      <w:pPr>
        <w:rPr>
          <w:rFonts w:cs="Times New Roman"/>
        </w:rPr>
      </w:pPr>
    </w:p>
    <w:p w14:paraId="134E09D3" w14:textId="77777777" w:rsidR="00B63C61" w:rsidRDefault="00B63C61" w:rsidP="00B520EA">
      <w:pPr>
        <w:rPr>
          <w:rFonts w:cs="Times New Roman"/>
        </w:rPr>
      </w:pPr>
    </w:p>
    <w:p w14:paraId="33DB9734" w14:textId="77777777" w:rsidR="00B63C61" w:rsidRDefault="00B63C61" w:rsidP="00B520EA">
      <w:pPr>
        <w:rPr>
          <w:rFonts w:cs="Times New Roman"/>
        </w:rPr>
      </w:pPr>
    </w:p>
    <w:p w14:paraId="0A447E89" w14:textId="77777777" w:rsidR="00B63C61" w:rsidRDefault="00B63C61" w:rsidP="00B520EA">
      <w:pPr>
        <w:rPr>
          <w:rFonts w:cs="Times New Roman"/>
        </w:rPr>
      </w:pPr>
    </w:p>
    <w:p w14:paraId="00B6FCAE" w14:textId="77777777" w:rsidR="00B63C61" w:rsidRDefault="00B63C61" w:rsidP="00B520EA">
      <w:pPr>
        <w:rPr>
          <w:rFonts w:cs="Times New Roman"/>
        </w:rPr>
      </w:pPr>
    </w:p>
    <w:p w14:paraId="07084774" w14:textId="77777777" w:rsidR="00B63C61" w:rsidRDefault="00B63C61" w:rsidP="00B520EA">
      <w:pPr>
        <w:rPr>
          <w:rFonts w:cs="Times New Roman"/>
        </w:rPr>
      </w:pPr>
    </w:p>
    <w:p w14:paraId="63A9CF02" w14:textId="0D168E76" w:rsidR="00B63C61" w:rsidDel="00EB2B49" w:rsidRDefault="00B63C61">
      <w:pPr>
        <w:pStyle w:val="Heading1"/>
        <w:rPr>
          <w:del w:id="512" w:author="Katou Hideaki" w:date="2016-07-03T01:24:00Z"/>
        </w:rPr>
        <w:pPrChange w:id="513" w:author="Katou Hideaki" w:date="2016-07-03T01:24:00Z">
          <w:pPr/>
        </w:pPrChange>
      </w:pPr>
      <w:bookmarkStart w:id="514" w:name="_Toc455431191"/>
      <w:bookmarkStart w:id="515" w:name="_Toc455437005"/>
      <w:bookmarkEnd w:id="514"/>
      <w:bookmarkEnd w:id="515"/>
    </w:p>
    <w:p w14:paraId="047768F8" w14:textId="3563F2CD" w:rsidR="00B63C61" w:rsidDel="00EB2B49" w:rsidRDefault="00B63C61">
      <w:pPr>
        <w:pStyle w:val="Heading1"/>
        <w:rPr>
          <w:del w:id="516" w:author="Katou Hideaki" w:date="2016-07-03T01:24:00Z"/>
        </w:rPr>
        <w:pPrChange w:id="517" w:author="Katou Hideaki" w:date="2016-07-03T01:24:00Z">
          <w:pPr/>
        </w:pPrChange>
      </w:pPr>
      <w:bookmarkStart w:id="518" w:name="_Toc455431192"/>
      <w:bookmarkStart w:id="519" w:name="_Toc455437006"/>
      <w:bookmarkEnd w:id="518"/>
      <w:bookmarkEnd w:id="519"/>
    </w:p>
    <w:p w14:paraId="740296CE" w14:textId="56666336" w:rsidR="00B63C61" w:rsidDel="00EB2B49" w:rsidRDefault="00B63C61">
      <w:pPr>
        <w:pStyle w:val="Heading1"/>
        <w:rPr>
          <w:del w:id="520" w:author="Katou Hideaki" w:date="2016-07-03T01:24:00Z"/>
        </w:rPr>
        <w:pPrChange w:id="521" w:author="Katou Hideaki" w:date="2016-07-03T01:24:00Z">
          <w:pPr/>
        </w:pPrChange>
      </w:pPr>
      <w:bookmarkStart w:id="522" w:name="_Toc455431193"/>
      <w:bookmarkStart w:id="523" w:name="_Toc455437007"/>
      <w:bookmarkEnd w:id="522"/>
      <w:bookmarkEnd w:id="523"/>
    </w:p>
    <w:p w14:paraId="22605D31" w14:textId="30F8E60F" w:rsidR="00B63C61" w:rsidDel="00EB2B49" w:rsidRDefault="00B63C61">
      <w:pPr>
        <w:pStyle w:val="Heading1"/>
        <w:rPr>
          <w:del w:id="524" w:author="Katou Hideaki" w:date="2016-07-03T01:24:00Z"/>
        </w:rPr>
        <w:pPrChange w:id="525" w:author="Katou Hideaki" w:date="2016-07-03T01:24:00Z">
          <w:pPr/>
        </w:pPrChange>
      </w:pPr>
      <w:bookmarkStart w:id="526" w:name="_Toc455431194"/>
      <w:bookmarkStart w:id="527" w:name="_Toc455437008"/>
      <w:bookmarkEnd w:id="526"/>
      <w:bookmarkEnd w:id="527"/>
    </w:p>
    <w:p w14:paraId="65E3DA1E" w14:textId="4BD031E2" w:rsidR="00B63C61" w:rsidRDefault="00B63C61">
      <w:pPr>
        <w:pStyle w:val="Heading1"/>
        <w:pPrChange w:id="528" w:author="Katou Hideaki" w:date="2016-07-03T01:24:00Z">
          <w:pPr/>
        </w:pPrChange>
      </w:pPr>
      <w:del w:id="529" w:author="Katou Hideaki" w:date="2016-07-03T01:24:00Z">
        <w:r w:rsidDel="00EB2B49">
          <w:delText xml:space="preserve">CHƯƠNG 5: </w:delText>
        </w:r>
      </w:del>
      <w:bookmarkStart w:id="530" w:name="_Toc455437009"/>
      <w:r>
        <w:t>KHƯƠNG 5:</w:t>
      </w:r>
      <w:bookmarkEnd w:id="530"/>
    </w:p>
    <w:p w14:paraId="66DBE717" w14:textId="77777777" w:rsidR="00B63C61" w:rsidRDefault="00B63C61" w:rsidP="00B520EA">
      <w:pPr>
        <w:rPr>
          <w:rFonts w:cs="Times New Roman"/>
        </w:rPr>
      </w:pPr>
    </w:p>
    <w:p w14:paraId="1D3D48E1" w14:textId="77777777" w:rsidR="00B63C61" w:rsidRPr="004A5B11" w:rsidRDefault="00B63C61" w:rsidP="00B520EA">
      <w:pPr>
        <w:rPr>
          <w:rFonts w:cs="Times New Roman"/>
        </w:rPr>
      </w:pPr>
    </w:p>
    <w:p w14:paraId="2BE4F274" w14:textId="77777777" w:rsidR="00B520EA" w:rsidRPr="004A5B11" w:rsidRDefault="00B520EA" w:rsidP="00B520EA">
      <w:pPr>
        <w:rPr>
          <w:rFonts w:cs="Times New Roman"/>
        </w:rPr>
        <w:sectPr w:rsidR="00B520EA" w:rsidRPr="004A5B11" w:rsidSect="007F4B40">
          <w:pgSz w:w="11906" w:h="16838"/>
          <w:pgMar w:top="1701" w:right="1134" w:bottom="1985" w:left="1985" w:header="708" w:footer="708" w:gutter="0"/>
          <w:cols w:space="708"/>
          <w:docGrid w:linePitch="360"/>
        </w:sectPr>
      </w:pPr>
    </w:p>
    <w:p w14:paraId="093615B9" w14:textId="77777777" w:rsidR="00B520EA" w:rsidRPr="004A5B11" w:rsidRDefault="00B520EA" w:rsidP="00B520EA">
      <w:pPr>
        <w:pStyle w:val="Title"/>
        <w:rPr>
          <w:rFonts w:cs="Times New Roman"/>
        </w:rPr>
      </w:pPr>
      <w:r w:rsidRPr="004A5B11">
        <w:rPr>
          <w:rFonts w:cs="Times New Roman"/>
        </w:rPr>
        <w:lastRenderedPageBreak/>
        <w:t>TÀI LIỆU THAM KHẢO</w:t>
      </w:r>
    </w:p>
    <w:p w14:paraId="7AEC1BEA" w14:textId="77777777" w:rsidR="00B520EA" w:rsidRPr="004A5B11" w:rsidRDefault="005D7BC1" w:rsidP="00B520EA">
      <w:pPr>
        <w:rPr>
          <w:rFonts w:cs="Times New Roman"/>
          <w:szCs w:val="26"/>
        </w:rPr>
      </w:pPr>
      <w:r w:rsidRPr="004A5B11">
        <w:rPr>
          <w:rFonts w:cs="Times New Roman"/>
          <w:szCs w:val="26"/>
        </w:rPr>
        <w:t>Theo chuẩn IEEE</w:t>
      </w:r>
    </w:p>
    <w:sectPr w:rsidR="00B520EA" w:rsidRPr="004A5B11"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9997AA" w14:textId="77777777" w:rsidR="00EB1B29" w:rsidRDefault="00EB1B29" w:rsidP="00C05CE5">
      <w:pPr>
        <w:spacing w:after="0" w:line="240" w:lineRule="auto"/>
      </w:pPr>
      <w:r>
        <w:separator/>
      </w:r>
    </w:p>
  </w:endnote>
  <w:endnote w:type="continuationSeparator" w:id="0">
    <w:p w14:paraId="37E15952" w14:textId="77777777" w:rsidR="00EB1B29" w:rsidRDefault="00EB1B2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412956"/>
      <w:docPartObj>
        <w:docPartGallery w:val="Page Numbers (Bottom of Page)"/>
        <w:docPartUnique/>
      </w:docPartObj>
    </w:sdtPr>
    <w:sdtEndPr>
      <w:rPr>
        <w:noProof/>
      </w:rPr>
    </w:sdtEndPr>
    <w:sdtContent>
      <w:p w14:paraId="001F26FE" w14:textId="77777777" w:rsidR="00506F28" w:rsidRDefault="00506F28" w:rsidP="00C05CE5">
        <w:pPr>
          <w:pStyle w:val="Footer"/>
          <w:pBdr>
            <w:top w:val="double" w:sz="4" w:space="1" w:color="auto"/>
          </w:pBdr>
          <w:jc w:val="center"/>
        </w:pPr>
        <w:r>
          <w:fldChar w:fldCharType="begin"/>
        </w:r>
        <w:r>
          <w:instrText xml:space="preserve"> PAGE   \* MERGEFORMAT </w:instrText>
        </w:r>
        <w:r>
          <w:fldChar w:fldCharType="separate"/>
        </w:r>
        <w:r w:rsidR="008135AF">
          <w:rPr>
            <w:noProof/>
          </w:rPr>
          <w:t>18</w:t>
        </w:r>
        <w:r>
          <w:rPr>
            <w:noProof/>
          </w:rPr>
          <w:fldChar w:fldCharType="end"/>
        </w:r>
      </w:p>
    </w:sdtContent>
  </w:sdt>
  <w:p w14:paraId="46277EF1" w14:textId="77777777" w:rsidR="00506F28" w:rsidRPr="00C05CE5" w:rsidRDefault="00506F2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5A9E8" w14:textId="77777777" w:rsidR="00EB1B29" w:rsidRDefault="00EB1B29" w:rsidP="00C05CE5">
      <w:pPr>
        <w:spacing w:after="0" w:line="240" w:lineRule="auto"/>
      </w:pPr>
      <w:r>
        <w:separator/>
      </w:r>
    </w:p>
  </w:footnote>
  <w:footnote w:type="continuationSeparator" w:id="0">
    <w:p w14:paraId="2ADE53D4" w14:textId="77777777" w:rsidR="00EB1B29" w:rsidRDefault="00EB1B29"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1882F58"/>
    <w:multiLevelType w:val="hybridMultilevel"/>
    <w:tmpl w:val="AFEC9CF0"/>
    <w:lvl w:ilvl="0" w:tplc="649ABCF6">
      <w:numFmt w:val="bullet"/>
      <w:lvlText w:val="-"/>
      <w:lvlJc w:val="left"/>
      <w:pPr>
        <w:ind w:left="927" w:hanging="360"/>
      </w:pPr>
      <w:rPr>
        <w:rFonts w:ascii="Times New Roman" w:eastAsia="ＭＳ 明朝"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F4D565D"/>
    <w:multiLevelType w:val="multilevel"/>
    <w:tmpl w:val="D61A46B4"/>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3"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5"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7"/>
  </w:num>
  <w:num w:numId="2">
    <w:abstractNumId w:val="22"/>
  </w:num>
  <w:num w:numId="3">
    <w:abstractNumId w:val="32"/>
  </w:num>
  <w:num w:numId="4">
    <w:abstractNumId w:val="6"/>
  </w:num>
  <w:num w:numId="5">
    <w:abstractNumId w:val="26"/>
  </w:num>
  <w:num w:numId="6">
    <w:abstractNumId w:val="1"/>
  </w:num>
  <w:num w:numId="7">
    <w:abstractNumId w:val="19"/>
  </w:num>
  <w:num w:numId="8">
    <w:abstractNumId w:val="31"/>
  </w:num>
  <w:num w:numId="9">
    <w:abstractNumId w:val="41"/>
  </w:num>
  <w:num w:numId="10">
    <w:abstractNumId w:val="2"/>
  </w:num>
  <w:num w:numId="11">
    <w:abstractNumId w:val="44"/>
  </w:num>
  <w:num w:numId="12">
    <w:abstractNumId w:val="36"/>
  </w:num>
  <w:num w:numId="13">
    <w:abstractNumId w:val="28"/>
  </w:num>
  <w:num w:numId="14">
    <w:abstractNumId w:val="24"/>
  </w:num>
  <w:num w:numId="15">
    <w:abstractNumId w:val="27"/>
  </w:num>
  <w:num w:numId="16">
    <w:abstractNumId w:val="0"/>
  </w:num>
  <w:num w:numId="17">
    <w:abstractNumId w:val="21"/>
  </w:num>
  <w:num w:numId="18">
    <w:abstractNumId w:val="38"/>
  </w:num>
  <w:num w:numId="19">
    <w:abstractNumId w:val="42"/>
  </w:num>
  <w:num w:numId="20">
    <w:abstractNumId w:val="7"/>
  </w:num>
  <w:num w:numId="21">
    <w:abstractNumId w:val="25"/>
  </w:num>
  <w:num w:numId="22">
    <w:abstractNumId w:val="9"/>
  </w:num>
  <w:num w:numId="23">
    <w:abstractNumId w:val="16"/>
  </w:num>
  <w:num w:numId="24">
    <w:abstractNumId w:val="11"/>
  </w:num>
  <w:num w:numId="25">
    <w:abstractNumId w:val="4"/>
  </w:num>
  <w:num w:numId="26">
    <w:abstractNumId w:val="8"/>
  </w:num>
  <w:num w:numId="27">
    <w:abstractNumId w:val="10"/>
  </w:num>
  <w:num w:numId="28">
    <w:abstractNumId w:val="20"/>
  </w:num>
  <w:num w:numId="29">
    <w:abstractNumId w:val="5"/>
  </w:num>
  <w:num w:numId="30">
    <w:abstractNumId w:val="17"/>
  </w:num>
  <w:num w:numId="31">
    <w:abstractNumId w:val="12"/>
  </w:num>
  <w:num w:numId="32">
    <w:abstractNumId w:val="15"/>
  </w:num>
  <w:num w:numId="33">
    <w:abstractNumId w:val="18"/>
  </w:num>
  <w:num w:numId="34">
    <w:abstractNumId w:val="13"/>
  </w:num>
  <w:num w:numId="35">
    <w:abstractNumId w:val="30"/>
  </w:num>
  <w:num w:numId="36">
    <w:abstractNumId w:val="45"/>
  </w:num>
  <w:num w:numId="37">
    <w:abstractNumId w:val="14"/>
  </w:num>
  <w:num w:numId="38">
    <w:abstractNumId w:val="35"/>
  </w:num>
  <w:num w:numId="39">
    <w:abstractNumId w:val="33"/>
  </w:num>
  <w:num w:numId="40">
    <w:abstractNumId w:val="29"/>
  </w:num>
  <w:num w:numId="41">
    <w:abstractNumId w:val="23"/>
  </w:num>
  <w:num w:numId="42">
    <w:abstractNumId w:val="39"/>
  </w:num>
  <w:num w:numId="43">
    <w:abstractNumId w:val="43"/>
  </w:num>
  <w:num w:numId="44">
    <w:abstractNumId w:val="34"/>
  </w:num>
  <w:num w:numId="45">
    <w:abstractNumId w:val="40"/>
  </w:num>
  <w:num w:numId="4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ou Hideaki">
    <w15:presenceInfo w15:providerId="Windows Live" w15:userId="a5a8b02b35214b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BA3"/>
    <w:rsid w:val="00000F95"/>
    <w:rsid w:val="00013DDE"/>
    <w:rsid w:val="00016D35"/>
    <w:rsid w:val="00046DAE"/>
    <w:rsid w:val="0005475D"/>
    <w:rsid w:val="0006264F"/>
    <w:rsid w:val="00082EBC"/>
    <w:rsid w:val="00092675"/>
    <w:rsid w:val="00097057"/>
    <w:rsid w:val="000B181F"/>
    <w:rsid w:val="000B35A0"/>
    <w:rsid w:val="000B52C9"/>
    <w:rsid w:val="000C6FCE"/>
    <w:rsid w:val="000D1BA3"/>
    <w:rsid w:val="000E1AE6"/>
    <w:rsid w:val="000F120E"/>
    <w:rsid w:val="00110DFC"/>
    <w:rsid w:val="0011164E"/>
    <w:rsid w:val="001151B2"/>
    <w:rsid w:val="00126A4E"/>
    <w:rsid w:val="0013025B"/>
    <w:rsid w:val="00136887"/>
    <w:rsid w:val="00151763"/>
    <w:rsid w:val="00152C6F"/>
    <w:rsid w:val="00164BCC"/>
    <w:rsid w:val="00184594"/>
    <w:rsid w:val="00191FE2"/>
    <w:rsid w:val="001A3BFF"/>
    <w:rsid w:val="001B3FE6"/>
    <w:rsid w:val="001D3E90"/>
    <w:rsid w:val="001F247C"/>
    <w:rsid w:val="001F7810"/>
    <w:rsid w:val="002219BF"/>
    <w:rsid w:val="0022525C"/>
    <w:rsid w:val="00242368"/>
    <w:rsid w:val="00251410"/>
    <w:rsid w:val="002713FF"/>
    <w:rsid w:val="002833B6"/>
    <w:rsid w:val="002B4594"/>
    <w:rsid w:val="002B6D31"/>
    <w:rsid w:val="002C4C76"/>
    <w:rsid w:val="002E3735"/>
    <w:rsid w:val="002F376B"/>
    <w:rsid w:val="0030138A"/>
    <w:rsid w:val="00303699"/>
    <w:rsid w:val="00307763"/>
    <w:rsid w:val="00324A61"/>
    <w:rsid w:val="00366C33"/>
    <w:rsid w:val="00383716"/>
    <w:rsid w:val="00390A8B"/>
    <w:rsid w:val="003A122B"/>
    <w:rsid w:val="003B52C1"/>
    <w:rsid w:val="003B5F0D"/>
    <w:rsid w:val="003B6750"/>
    <w:rsid w:val="003C242B"/>
    <w:rsid w:val="003C33CC"/>
    <w:rsid w:val="00402150"/>
    <w:rsid w:val="0045053A"/>
    <w:rsid w:val="004558E3"/>
    <w:rsid w:val="00474F68"/>
    <w:rsid w:val="0047569A"/>
    <w:rsid w:val="00481823"/>
    <w:rsid w:val="004903FF"/>
    <w:rsid w:val="004A5B11"/>
    <w:rsid w:val="004B445A"/>
    <w:rsid w:val="0050039E"/>
    <w:rsid w:val="00506F28"/>
    <w:rsid w:val="005234F4"/>
    <w:rsid w:val="00533C79"/>
    <w:rsid w:val="00572585"/>
    <w:rsid w:val="00590CD8"/>
    <w:rsid w:val="005C1022"/>
    <w:rsid w:val="005D7BC1"/>
    <w:rsid w:val="005E05D2"/>
    <w:rsid w:val="005E69DE"/>
    <w:rsid w:val="00610877"/>
    <w:rsid w:val="00627E41"/>
    <w:rsid w:val="00637AA0"/>
    <w:rsid w:val="00645AE9"/>
    <w:rsid w:val="00674E59"/>
    <w:rsid w:val="006845FC"/>
    <w:rsid w:val="006934CA"/>
    <w:rsid w:val="006A3498"/>
    <w:rsid w:val="006C7C5D"/>
    <w:rsid w:val="007016FB"/>
    <w:rsid w:val="00713B27"/>
    <w:rsid w:val="00715D2F"/>
    <w:rsid w:val="0074104A"/>
    <w:rsid w:val="00745672"/>
    <w:rsid w:val="00750E8F"/>
    <w:rsid w:val="0075285D"/>
    <w:rsid w:val="00756BBA"/>
    <w:rsid w:val="00772B04"/>
    <w:rsid w:val="00773D77"/>
    <w:rsid w:val="007F4B40"/>
    <w:rsid w:val="008135AF"/>
    <w:rsid w:val="00825B8D"/>
    <w:rsid w:val="00842871"/>
    <w:rsid w:val="00861440"/>
    <w:rsid w:val="008F6E01"/>
    <w:rsid w:val="0092507C"/>
    <w:rsid w:val="009258E1"/>
    <w:rsid w:val="009424D5"/>
    <w:rsid w:val="0094417C"/>
    <w:rsid w:val="0096788A"/>
    <w:rsid w:val="009B35F2"/>
    <w:rsid w:val="009B5F97"/>
    <w:rsid w:val="009D427A"/>
    <w:rsid w:val="009D4B6E"/>
    <w:rsid w:val="009D7A32"/>
    <w:rsid w:val="009E6DFD"/>
    <w:rsid w:val="00A1090C"/>
    <w:rsid w:val="00A1168A"/>
    <w:rsid w:val="00A26F43"/>
    <w:rsid w:val="00A42F1D"/>
    <w:rsid w:val="00A5343C"/>
    <w:rsid w:val="00A61100"/>
    <w:rsid w:val="00A61B04"/>
    <w:rsid w:val="00A77ED0"/>
    <w:rsid w:val="00AA584B"/>
    <w:rsid w:val="00AB268B"/>
    <w:rsid w:val="00AC74DD"/>
    <w:rsid w:val="00AF158F"/>
    <w:rsid w:val="00AF196C"/>
    <w:rsid w:val="00B26FC2"/>
    <w:rsid w:val="00B30F34"/>
    <w:rsid w:val="00B32F07"/>
    <w:rsid w:val="00B33DC2"/>
    <w:rsid w:val="00B41733"/>
    <w:rsid w:val="00B520EA"/>
    <w:rsid w:val="00B570C2"/>
    <w:rsid w:val="00B63C61"/>
    <w:rsid w:val="00B9258D"/>
    <w:rsid w:val="00B93B8B"/>
    <w:rsid w:val="00B93DE4"/>
    <w:rsid w:val="00BB55AF"/>
    <w:rsid w:val="00BC00F3"/>
    <w:rsid w:val="00BD3643"/>
    <w:rsid w:val="00BE161C"/>
    <w:rsid w:val="00C05CE5"/>
    <w:rsid w:val="00C13549"/>
    <w:rsid w:val="00C45DEB"/>
    <w:rsid w:val="00C51ACD"/>
    <w:rsid w:val="00C62208"/>
    <w:rsid w:val="00C7023C"/>
    <w:rsid w:val="00C747D5"/>
    <w:rsid w:val="00C80C65"/>
    <w:rsid w:val="00CE364A"/>
    <w:rsid w:val="00CE7CFB"/>
    <w:rsid w:val="00CF3A6D"/>
    <w:rsid w:val="00CF53A2"/>
    <w:rsid w:val="00CF566E"/>
    <w:rsid w:val="00D04657"/>
    <w:rsid w:val="00D14F55"/>
    <w:rsid w:val="00D26DA5"/>
    <w:rsid w:val="00D37441"/>
    <w:rsid w:val="00D53AAF"/>
    <w:rsid w:val="00D8251D"/>
    <w:rsid w:val="00D84525"/>
    <w:rsid w:val="00D97CBC"/>
    <w:rsid w:val="00DC43AC"/>
    <w:rsid w:val="00DE50E4"/>
    <w:rsid w:val="00E0457D"/>
    <w:rsid w:val="00E13D70"/>
    <w:rsid w:val="00E14919"/>
    <w:rsid w:val="00E41016"/>
    <w:rsid w:val="00E50B38"/>
    <w:rsid w:val="00E676EF"/>
    <w:rsid w:val="00E7610E"/>
    <w:rsid w:val="00E769F3"/>
    <w:rsid w:val="00E85E5E"/>
    <w:rsid w:val="00E95218"/>
    <w:rsid w:val="00E96B01"/>
    <w:rsid w:val="00E96E87"/>
    <w:rsid w:val="00EA34A1"/>
    <w:rsid w:val="00EA66A1"/>
    <w:rsid w:val="00EB1B29"/>
    <w:rsid w:val="00EB2747"/>
    <w:rsid w:val="00EB2B49"/>
    <w:rsid w:val="00EB555A"/>
    <w:rsid w:val="00EB7951"/>
    <w:rsid w:val="00EE611E"/>
    <w:rsid w:val="00EF1415"/>
    <w:rsid w:val="00F14E69"/>
    <w:rsid w:val="00F16C09"/>
    <w:rsid w:val="00F21997"/>
    <w:rsid w:val="00F24CAF"/>
    <w:rsid w:val="00F2590E"/>
    <w:rsid w:val="00F300BB"/>
    <w:rsid w:val="00F43DD3"/>
    <w:rsid w:val="00F51446"/>
    <w:rsid w:val="00F65A80"/>
    <w:rsid w:val="00F90573"/>
    <w:rsid w:val="00FB322D"/>
    <w:rsid w:val="00FB5442"/>
    <w:rsid w:val="00FB6EE8"/>
    <w:rsid w:val="00FF720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688D95"/>
  <w15:docId w15:val="{68412A23-4496-4C28-AE2E-3EDDB86F8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AA0"/>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B41733"/>
    <w:pPr>
      <w:tabs>
        <w:tab w:val="left" w:pos="1540"/>
        <w:tab w:val="right" w:leader="dot" w:pos="8777"/>
      </w:tabs>
      <w:spacing w:after="100"/>
      <w:ind w:firstLine="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character" w:styleId="PlaceholderText">
    <w:name w:val="Placeholder Text"/>
    <w:basedOn w:val="DefaultParagraphFont"/>
    <w:uiPriority w:val="99"/>
    <w:semiHidden/>
    <w:rsid w:val="0075285D"/>
    <w:rPr>
      <w:color w:val="808080"/>
    </w:rPr>
  </w:style>
  <w:style w:type="paragraph" w:customStyle="1" w:styleId="FigureTable">
    <w:name w:val="Figure &amp; Table"/>
    <w:basedOn w:val="Normal"/>
    <w:link w:val="FigureTableChar"/>
    <w:qFormat/>
    <w:rsid w:val="00CF3A6D"/>
    <w:pPr>
      <w:spacing w:line="240" w:lineRule="auto"/>
      <w:ind w:left="284" w:right="284" w:firstLine="0"/>
    </w:pPr>
    <w:rPr>
      <w:i/>
    </w:rPr>
  </w:style>
  <w:style w:type="character" w:customStyle="1" w:styleId="FigureTableChar">
    <w:name w:val="Figure &amp; Table Char"/>
    <w:basedOn w:val="DefaultParagraphFont"/>
    <w:link w:val="FigureTable"/>
    <w:rsid w:val="00CF3A6D"/>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ＭＳ ゴシック">
    <w:altName w:val="MS Gothic"/>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8A1"/>
    <w:rsid w:val="002B52DF"/>
    <w:rsid w:val="007B08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08A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3A68E-5BBB-4248-9099-9AB03D0DC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29</Pages>
  <Words>4361</Words>
  <Characters>24861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Katou Hideaki</cp:lastModifiedBy>
  <cp:revision>71</cp:revision>
  <cp:lastPrinted>2013-11-07T09:17:00Z</cp:lastPrinted>
  <dcterms:created xsi:type="dcterms:W3CDTF">2016-06-28T17:25:00Z</dcterms:created>
  <dcterms:modified xsi:type="dcterms:W3CDTF">2016-07-04T16:33:00Z</dcterms:modified>
</cp:coreProperties>
</file>
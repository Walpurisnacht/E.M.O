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B4ABD5" w14:textId="77777777" w:rsidR="0045053A" w:rsidRPr="00A5343C" w:rsidRDefault="0045053A" w:rsidP="00745672">
      <w:pPr>
        <w:jc w:val="center"/>
        <w:rPr>
          <w:rFonts w:cs="Times New Roman"/>
          <w:b/>
          <w:sz w:val="34"/>
          <w:szCs w:val="26"/>
        </w:rPr>
      </w:pPr>
      <w:r w:rsidRPr="00A5343C">
        <w:rPr>
          <w:rFonts w:cs="Times New Roman"/>
          <w:b/>
          <w:sz w:val="30"/>
        </w:rPr>
        <w:t>ĐẠI HỌC QUỐC GIA TP. HỒ CHÍ MINH</w:t>
      </w:r>
    </w:p>
    <w:p w14:paraId="1E30DC0E" w14:textId="77777777"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14:paraId="5376B81C" w14:textId="77777777" w:rsidR="0045053A" w:rsidRPr="00A5343C" w:rsidRDefault="0045053A" w:rsidP="0045053A">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KHOA</w:t>
      </w:r>
      <w:r w:rsidR="003B52C1">
        <w:rPr>
          <w:rFonts w:cs="Times New Roman"/>
          <w:b/>
          <w:sz w:val="32"/>
          <w:szCs w:val="32"/>
        </w:rPr>
        <w:t xml:space="preserve"> KHOA HỌC MÁY TÍNH</w:t>
      </w:r>
      <w:r w:rsidRPr="00A5343C">
        <w:rPr>
          <w:rFonts w:cs="Times New Roman"/>
          <w:b/>
          <w:sz w:val="32"/>
          <w:szCs w:val="32"/>
        </w:rPr>
        <w:tab/>
      </w:r>
    </w:p>
    <w:p w14:paraId="0C81FEC4" w14:textId="77777777" w:rsidR="0045053A" w:rsidRPr="00A5343C" w:rsidRDefault="0045053A" w:rsidP="0045053A">
      <w:pPr>
        <w:jc w:val="center"/>
        <w:rPr>
          <w:rFonts w:cs="Times New Roman"/>
          <w:sz w:val="28"/>
        </w:rPr>
      </w:pPr>
    </w:p>
    <w:p w14:paraId="72174A97" w14:textId="77777777" w:rsidR="0045053A" w:rsidRPr="00A5343C" w:rsidRDefault="0045053A" w:rsidP="0045053A">
      <w:pPr>
        <w:jc w:val="center"/>
        <w:rPr>
          <w:rFonts w:cs="Times New Roman"/>
          <w:sz w:val="28"/>
        </w:rPr>
      </w:pPr>
    </w:p>
    <w:p w14:paraId="02957533" w14:textId="77777777" w:rsidR="0045053A" w:rsidRPr="00A5343C" w:rsidRDefault="0045053A" w:rsidP="0045053A">
      <w:pPr>
        <w:jc w:val="center"/>
        <w:rPr>
          <w:rFonts w:cs="Times New Roman"/>
          <w:b/>
          <w:sz w:val="28"/>
        </w:rPr>
      </w:pPr>
    </w:p>
    <w:p w14:paraId="3ABDE032" w14:textId="77777777" w:rsidR="0045053A" w:rsidRDefault="003B52C1" w:rsidP="0045053A">
      <w:pPr>
        <w:jc w:val="center"/>
        <w:rPr>
          <w:rFonts w:cs="Times New Roman"/>
          <w:b/>
          <w:sz w:val="28"/>
        </w:rPr>
      </w:pPr>
      <w:r>
        <w:rPr>
          <w:rFonts w:cs="Times New Roman"/>
          <w:b/>
          <w:sz w:val="28"/>
        </w:rPr>
        <w:t>TRỊNH HOÀNG MINH</w:t>
      </w:r>
    </w:p>
    <w:p w14:paraId="214EC0A0" w14:textId="77777777" w:rsidR="003B52C1" w:rsidRPr="00A5343C" w:rsidRDefault="003B52C1" w:rsidP="0045053A">
      <w:pPr>
        <w:jc w:val="center"/>
        <w:rPr>
          <w:rFonts w:cs="Times New Roman"/>
          <w:b/>
          <w:sz w:val="28"/>
        </w:rPr>
      </w:pPr>
      <w:r>
        <w:rPr>
          <w:rFonts w:cs="Times New Roman"/>
          <w:b/>
          <w:sz w:val="28"/>
        </w:rPr>
        <w:t>PHAN VĂN TÂN</w:t>
      </w:r>
    </w:p>
    <w:p w14:paraId="6540782A" w14:textId="77777777" w:rsidR="0045053A" w:rsidRPr="00A5343C" w:rsidRDefault="0045053A" w:rsidP="0045053A">
      <w:pPr>
        <w:jc w:val="center"/>
        <w:rPr>
          <w:rFonts w:cs="Times New Roman"/>
          <w:sz w:val="28"/>
        </w:rPr>
      </w:pPr>
    </w:p>
    <w:p w14:paraId="754ECC61" w14:textId="77777777" w:rsidR="0045053A" w:rsidRPr="00A5343C" w:rsidRDefault="0045053A" w:rsidP="0045053A">
      <w:pPr>
        <w:jc w:val="center"/>
        <w:rPr>
          <w:rFonts w:cs="Times New Roman"/>
          <w:b/>
          <w:sz w:val="28"/>
        </w:rPr>
      </w:pPr>
    </w:p>
    <w:p w14:paraId="6B039F5E" w14:textId="77777777" w:rsidR="0045053A" w:rsidRPr="00A5343C" w:rsidRDefault="0045053A" w:rsidP="0045053A">
      <w:pPr>
        <w:jc w:val="center"/>
        <w:rPr>
          <w:rFonts w:cs="Times New Roman"/>
          <w:b/>
          <w:sz w:val="28"/>
        </w:rPr>
      </w:pPr>
    </w:p>
    <w:p w14:paraId="0505DC5A" w14:textId="77777777" w:rsidR="0045053A" w:rsidRPr="00A5343C" w:rsidRDefault="0045053A" w:rsidP="0045053A">
      <w:pPr>
        <w:jc w:val="center"/>
        <w:rPr>
          <w:rFonts w:cs="Times New Roman"/>
          <w:b/>
          <w:sz w:val="28"/>
        </w:rPr>
      </w:pPr>
      <w:r w:rsidRPr="00A5343C">
        <w:rPr>
          <w:rFonts w:cs="Times New Roman"/>
          <w:b/>
          <w:sz w:val="32"/>
          <w:szCs w:val="32"/>
        </w:rPr>
        <w:t>KHÓA LUẬN TỐT NGHIỆP</w:t>
      </w:r>
    </w:p>
    <w:p w14:paraId="4CE31E45" w14:textId="77777777" w:rsidR="0045053A" w:rsidRPr="000B181F" w:rsidRDefault="000B181F" w:rsidP="0045053A">
      <w:pPr>
        <w:jc w:val="center"/>
        <w:rPr>
          <w:rFonts w:ascii="Arial" w:hAnsi="Arial" w:cstheme="majorHAnsi"/>
          <w:b/>
          <w:sz w:val="36"/>
          <w:szCs w:val="36"/>
        </w:rPr>
      </w:pPr>
      <w:r>
        <w:rPr>
          <w:rFonts w:cs="Times New Roman"/>
          <w:b/>
          <w:sz w:val="36"/>
          <w:szCs w:val="36"/>
        </w:rPr>
        <w:t>NHẬN DIỆN CẢM XÚC KHUÔN MẶT THEO THỜI GIAN THỰC BẰNG WEBCAM</w:t>
      </w:r>
    </w:p>
    <w:p w14:paraId="400D1209" w14:textId="77777777" w:rsidR="0045053A" w:rsidRPr="0045053A" w:rsidRDefault="0045053A" w:rsidP="0045053A">
      <w:pPr>
        <w:jc w:val="center"/>
        <w:rPr>
          <w:rFonts w:cstheme="majorHAnsi"/>
          <w:sz w:val="28"/>
        </w:rPr>
      </w:pPr>
    </w:p>
    <w:p w14:paraId="5079BC5C" w14:textId="77777777" w:rsidR="0045053A" w:rsidRPr="0045053A" w:rsidRDefault="0045053A" w:rsidP="0045053A">
      <w:pPr>
        <w:jc w:val="center"/>
        <w:rPr>
          <w:rFonts w:cstheme="majorHAnsi"/>
          <w:sz w:val="28"/>
        </w:rPr>
      </w:pPr>
    </w:p>
    <w:p w14:paraId="693BEE23" w14:textId="77777777" w:rsidR="0045053A" w:rsidRPr="00A5343C" w:rsidRDefault="0045053A" w:rsidP="0045053A">
      <w:pPr>
        <w:jc w:val="center"/>
        <w:rPr>
          <w:rFonts w:cs="Times New Roman"/>
          <w:b/>
          <w:sz w:val="28"/>
        </w:rPr>
      </w:pPr>
      <w:r w:rsidRPr="00A5343C">
        <w:rPr>
          <w:rFonts w:cs="Times New Roman"/>
          <w:b/>
          <w:sz w:val="28"/>
        </w:rPr>
        <w:t xml:space="preserve">CỬ NHÂN NGÀNH </w:t>
      </w:r>
      <w:r w:rsidR="003B52C1">
        <w:rPr>
          <w:rFonts w:cs="Times New Roman"/>
          <w:b/>
          <w:sz w:val="28"/>
        </w:rPr>
        <w:t>KHOA HỌC MÁY TÍNH</w:t>
      </w:r>
    </w:p>
    <w:p w14:paraId="3B2B90F4" w14:textId="77777777" w:rsidR="0045053A" w:rsidRPr="0045053A" w:rsidRDefault="0045053A" w:rsidP="0045053A">
      <w:pPr>
        <w:jc w:val="center"/>
        <w:rPr>
          <w:rFonts w:cstheme="majorHAnsi"/>
          <w:sz w:val="28"/>
        </w:rPr>
      </w:pPr>
    </w:p>
    <w:p w14:paraId="1164AB1F" w14:textId="77777777" w:rsidR="0045053A" w:rsidRPr="0045053A" w:rsidRDefault="0045053A" w:rsidP="0045053A">
      <w:pPr>
        <w:ind w:left="1440" w:firstLine="720"/>
        <w:jc w:val="center"/>
        <w:rPr>
          <w:rFonts w:cstheme="majorHAnsi"/>
          <w:sz w:val="28"/>
        </w:rPr>
      </w:pPr>
    </w:p>
    <w:p w14:paraId="5E058CDE" w14:textId="77777777" w:rsidR="0045053A" w:rsidRPr="0045053A" w:rsidRDefault="0045053A" w:rsidP="0045053A">
      <w:pPr>
        <w:ind w:left="1440" w:firstLine="720"/>
        <w:jc w:val="center"/>
        <w:rPr>
          <w:rFonts w:cstheme="majorHAnsi"/>
          <w:sz w:val="28"/>
        </w:rPr>
      </w:pPr>
    </w:p>
    <w:p w14:paraId="15F9FADD" w14:textId="77777777" w:rsidR="0045053A" w:rsidRPr="0045053A" w:rsidRDefault="0045053A" w:rsidP="0045053A">
      <w:pPr>
        <w:rPr>
          <w:rFonts w:cstheme="majorHAnsi"/>
          <w:sz w:val="28"/>
        </w:rPr>
      </w:pPr>
    </w:p>
    <w:p w14:paraId="3219BE70" w14:textId="77777777" w:rsidR="0045053A" w:rsidRPr="0045053A" w:rsidRDefault="0045053A" w:rsidP="0045053A">
      <w:pPr>
        <w:rPr>
          <w:rFonts w:cstheme="majorHAnsi"/>
          <w:sz w:val="28"/>
        </w:rPr>
      </w:pPr>
    </w:p>
    <w:p w14:paraId="20AB9379" w14:textId="77777777" w:rsidR="0045053A" w:rsidRPr="0045053A" w:rsidRDefault="0045053A" w:rsidP="0045053A">
      <w:pPr>
        <w:jc w:val="center"/>
        <w:rPr>
          <w:rFonts w:cstheme="majorHAnsi"/>
          <w:b/>
          <w:szCs w:val="26"/>
        </w:rPr>
      </w:pPr>
    </w:p>
    <w:p w14:paraId="7145590D" w14:textId="77777777" w:rsidR="0045053A" w:rsidRPr="00A5343C" w:rsidRDefault="0045053A" w:rsidP="0045053A">
      <w:pPr>
        <w:jc w:val="center"/>
        <w:rPr>
          <w:rFonts w:cs="Times New Roman"/>
          <w:b/>
          <w:szCs w:val="26"/>
        </w:rPr>
      </w:pPr>
      <w:r w:rsidRPr="00A5343C">
        <w:rPr>
          <w:rFonts w:cs="Times New Roman"/>
          <w:b/>
          <w:szCs w:val="26"/>
        </w:rPr>
        <w:t>TP. HỒ</w:t>
      </w:r>
      <w:r w:rsidR="000B181F">
        <w:rPr>
          <w:rFonts w:cs="Times New Roman"/>
          <w:b/>
          <w:szCs w:val="26"/>
        </w:rPr>
        <w:t xml:space="preserve"> CHÍ MINH, 2016</w:t>
      </w:r>
    </w:p>
    <w:p w14:paraId="0C764E99" w14:textId="77777777"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31B1F543" w14:textId="77777777"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14:paraId="131ACF3A" w14:textId="77777777"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14:paraId="068CAD47" w14:textId="77777777" w:rsidR="00A1168A" w:rsidRPr="00A5343C" w:rsidRDefault="00A1168A" w:rsidP="00A1168A">
      <w:pPr>
        <w:spacing w:before="60" w:after="60"/>
        <w:jc w:val="center"/>
        <w:rPr>
          <w:rFonts w:cs="Times New Roman"/>
          <w:b/>
          <w:sz w:val="36"/>
          <w:szCs w:val="26"/>
        </w:rPr>
      </w:pPr>
      <w:r w:rsidRPr="00A5343C">
        <w:rPr>
          <w:rFonts w:cs="Times New Roman"/>
          <w:b/>
          <w:sz w:val="32"/>
          <w:szCs w:val="28"/>
        </w:rPr>
        <w:t>KHOA</w:t>
      </w:r>
      <w:r w:rsidR="000B181F">
        <w:rPr>
          <w:rFonts w:cs="Times New Roman"/>
          <w:b/>
          <w:sz w:val="32"/>
          <w:szCs w:val="28"/>
        </w:rPr>
        <w:t xml:space="preserve"> KHOA HỌC MÁY TÍNH</w:t>
      </w:r>
    </w:p>
    <w:p w14:paraId="5DE04206" w14:textId="77777777" w:rsidR="00A1168A" w:rsidRPr="00A5343C" w:rsidRDefault="00A1168A" w:rsidP="00A1168A">
      <w:pPr>
        <w:jc w:val="center"/>
        <w:rPr>
          <w:rFonts w:cs="Times New Roman"/>
          <w:sz w:val="28"/>
        </w:rPr>
      </w:pPr>
    </w:p>
    <w:p w14:paraId="7F51DA16" w14:textId="77777777" w:rsidR="00A1168A" w:rsidRPr="00A5343C" w:rsidRDefault="00A1168A" w:rsidP="00A1168A">
      <w:pPr>
        <w:jc w:val="center"/>
        <w:rPr>
          <w:rFonts w:cs="Times New Roman"/>
          <w:sz w:val="28"/>
        </w:rPr>
      </w:pPr>
    </w:p>
    <w:p w14:paraId="02286C24" w14:textId="77777777" w:rsidR="00A1168A" w:rsidRPr="00A5343C" w:rsidRDefault="00A1168A" w:rsidP="00A1168A">
      <w:pPr>
        <w:jc w:val="center"/>
        <w:rPr>
          <w:rFonts w:cs="Times New Roman"/>
          <w:sz w:val="28"/>
        </w:rPr>
      </w:pPr>
    </w:p>
    <w:p w14:paraId="63C95527" w14:textId="77777777" w:rsidR="00A1168A" w:rsidRDefault="000B181F" w:rsidP="00B33DC2">
      <w:pPr>
        <w:jc w:val="center"/>
        <w:rPr>
          <w:rFonts w:cs="Times New Roman"/>
          <w:b/>
          <w:sz w:val="28"/>
          <w:szCs w:val="28"/>
        </w:rPr>
      </w:pPr>
      <w:r>
        <w:rPr>
          <w:rFonts w:cs="Times New Roman"/>
          <w:b/>
          <w:sz w:val="28"/>
          <w:szCs w:val="28"/>
        </w:rPr>
        <w:t>TRỊNH HOÀNG MINH - 12520638</w:t>
      </w:r>
    </w:p>
    <w:p w14:paraId="3DD49C3A" w14:textId="77777777" w:rsidR="000B181F" w:rsidRPr="00A5343C" w:rsidRDefault="000B181F" w:rsidP="00B33DC2">
      <w:pPr>
        <w:jc w:val="center"/>
        <w:rPr>
          <w:rFonts w:cs="Times New Roman"/>
          <w:b/>
          <w:sz w:val="28"/>
          <w:szCs w:val="28"/>
        </w:rPr>
      </w:pPr>
      <w:r>
        <w:rPr>
          <w:rFonts w:cs="Times New Roman"/>
          <w:b/>
          <w:sz w:val="28"/>
          <w:szCs w:val="28"/>
        </w:rPr>
        <w:t>PHAN VĂN TÂN - 12520971</w:t>
      </w:r>
    </w:p>
    <w:p w14:paraId="207A2C7F" w14:textId="77777777" w:rsidR="00A1168A" w:rsidRPr="00A5343C" w:rsidRDefault="00A1168A" w:rsidP="00A1168A">
      <w:pPr>
        <w:jc w:val="center"/>
        <w:rPr>
          <w:rFonts w:cs="Times New Roman"/>
          <w:sz w:val="28"/>
        </w:rPr>
      </w:pPr>
    </w:p>
    <w:p w14:paraId="0A09CC4C" w14:textId="77777777" w:rsidR="00A1168A" w:rsidRPr="00A5343C" w:rsidRDefault="00A1168A" w:rsidP="00A1168A">
      <w:pPr>
        <w:jc w:val="center"/>
        <w:rPr>
          <w:rFonts w:cs="Times New Roman"/>
          <w:sz w:val="28"/>
        </w:rPr>
      </w:pPr>
    </w:p>
    <w:p w14:paraId="34EF3004" w14:textId="77777777" w:rsidR="00A1168A" w:rsidRPr="00A5343C" w:rsidRDefault="00A1168A" w:rsidP="00A1168A">
      <w:pPr>
        <w:jc w:val="center"/>
        <w:rPr>
          <w:rFonts w:cs="Times New Roman"/>
          <w:sz w:val="28"/>
        </w:rPr>
      </w:pPr>
    </w:p>
    <w:p w14:paraId="5711C9F7" w14:textId="77777777" w:rsidR="00A1168A" w:rsidRPr="00A5343C" w:rsidRDefault="00A1168A" w:rsidP="00A1168A">
      <w:pPr>
        <w:jc w:val="center"/>
        <w:rPr>
          <w:rFonts w:cs="Times New Roman"/>
          <w:b/>
          <w:sz w:val="32"/>
        </w:rPr>
      </w:pPr>
      <w:r w:rsidRPr="00A5343C">
        <w:rPr>
          <w:rFonts w:cs="Times New Roman"/>
          <w:b/>
          <w:sz w:val="32"/>
        </w:rPr>
        <w:t>KHÓA LUẬN TỐT NGHIỆP</w:t>
      </w:r>
    </w:p>
    <w:p w14:paraId="607DF1A1" w14:textId="77777777" w:rsidR="00A1168A" w:rsidRPr="00A5343C" w:rsidRDefault="000B181F" w:rsidP="00B33DC2">
      <w:pPr>
        <w:jc w:val="center"/>
        <w:rPr>
          <w:rFonts w:cs="Times New Roman"/>
          <w:b/>
          <w:sz w:val="36"/>
          <w:szCs w:val="36"/>
        </w:rPr>
      </w:pPr>
      <w:r>
        <w:rPr>
          <w:rFonts w:cs="Times New Roman"/>
          <w:b/>
          <w:sz w:val="36"/>
          <w:szCs w:val="36"/>
        </w:rPr>
        <w:t>NHẬN DIỆN CẢM XÚC KHUÔN MẶT THEO THỜI GIAN THỰC BẰNG WEBCAM</w:t>
      </w:r>
    </w:p>
    <w:p w14:paraId="5AAB92B7" w14:textId="77777777" w:rsidR="00A1168A" w:rsidRPr="00A5343C" w:rsidRDefault="00A1168A" w:rsidP="00A1168A">
      <w:pPr>
        <w:rPr>
          <w:rFonts w:cs="Times New Roman"/>
          <w:sz w:val="28"/>
        </w:rPr>
      </w:pPr>
    </w:p>
    <w:p w14:paraId="03285F89" w14:textId="77777777" w:rsidR="00A1168A" w:rsidRPr="00A5343C" w:rsidRDefault="00A1168A" w:rsidP="00A1168A">
      <w:pPr>
        <w:rPr>
          <w:rFonts w:cs="Times New Roman"/>
          <w:sz w:val="28"/>
        </w:rPr>
      </w:pPr>
    </w:p>
    <w:p w14:paraId="3EE5B135" w14:textId="77777777" w:rsidR="00A1168A" w:rsidRPr="00A5343C" w:rsidRDefault="00A1168A" w:rsidP="00A1168A">
      <w:pPr>
        <w:jc w:val="center"/>
        <w:rPr>
          <w:rFonts w:cs="Times New Roman"/>
          <w:b/>
          <w:sz w:val="28"/>
        </w:rPr>
      </w:pPr>
      <w:r w:rsidRPr="00A5343C">
        <w:rPr>
          <w:rFonts w:cs="Times New Roman"/>
          <w:b/>
          <w:sz w:val="28"/>
        </w:rPr>
        <w:t>KỸ SƯ/ CỬ NHÂNNGÀNH &lt;TÊN NGÀNH&gt;</w:t>
      </w:r>
    </w:p>
    <w:p w14:paraId="0CCC1F11" w14:textId="77777777" w:rsidR="00A1168A" w:rsidRPr="00A5343C" w:rsidRDefault="00A1168A" w:rsidP="00A1168A">
      <w:pPr>
        <w:rPr>
          <w:rFonts w:cs="Times New Roman"/>
          <w:sz w:val="28"/>
        </w:rPr>
      </w:pPr>
    </w:p>
    <w:p w14:paraId="0DD08D5F" w14:textId="77777777" w:rsidR="00A1168A" w:rsidRPr="00A5343C" w:rsidRDefault="00A1168A" w:rsidP="00A1168A">
      <w:pPr>
        <w:rPr>
          <w:rFonts w:cs="Times New Roman"/>
          <w:sz w:val="28"/>
        </w:rPr>
      </w:pPr>
    </w:p>
    <w:p w14:paraId="14CC1FD9" w14:textId="77777777" w:rsidR="00A1168A" w:rsidRPr="00A5343C" w:rsidRDefault="00A1168A" w:rsidP="00A1168A">
      <w:pPr>
        <w:tabs>
          <w:tab w:val="left" w:pos="5265"/>
        </w:tabs>
        <w:jc w:val="center"/>
        <w:rPr>
          <w:rFonts w:cs="Times New Roman"/>
          <w:b/>
          <w:sz w:val="28"/>
        </w:rPr>
      </w:pPr>
      <w:r w:rsidRPr="00A5343C">
        <w:rPr>
          <w:rFonts w:cs="Times New Roman"/>
          <w:b/>
          <w:sz w:val="28"/>
        </w:rPr>
        <w:t>GIẢNG VIÊN HƯỚNG DẪN</w:t>
      </w:r>
    </w:p>
    <w:p w14:paraId="75EE935B" w14:textId="77777777" w:rsidR="00A1168A" w:rsidRPr="000B181F" w:rsidRDefault="000B181F" w:rsidP="000B181F">
      <w:pPr>
        <w:tabs>
          <w:tab w:val="left" w:pos="5265"/>
        </w:tabs>
        <w:jc w:val="center"/>
        <w:rPr>
          <w:rFonts w:cs="Times New Roman"/>
          <w:b/>
          <w:sz w:val="28"/>
        </w:rPr>
      </w:pPr>
      <w:r>
        <w:rPr>
          <w:rFonts w:cs="Times New Roman"/>
          <w:b/>
          <w:sz w:val="28"/>
        </w:rPr>
        <w:t>TS. NGUYỄN THANH BÌNH</w:t>
      </w:r>
    </w:p>
    <w:p w14:paraId="5C980DDB" w14:textId="77777777" w:rsidR="00A1168A" w:rsidRPr="00A5343C" w:rsidRDefault="00A1168A" w:rsidP="00A1168A">
      <w:pPr>
        <w:rPr>
          <w:rFonts w:cs="Times New Roman"/>
          <w:sz w:val="28"/>
        </w:rPr>
      </w:pPr>
    </w:p>
    <w:p w14:paraId="505877E1" w14:textId="77777777" w:rsidR="002833B6" w:rsidRPr="00A5343C" w:rsidRDefault="002833B6" w:rsidP="00A1168A">
      <w:pPr>
        <w:jc w:val="center"/>
        <w:rPr>
          <w:rFonts w:cs="Times New Roman"/>
          <w:b/>
          <w:szCs w:val="26"/>
        </w:rPr>
      </w:pPr>
    </w:p>
    <w:p w14:paraId="6CFBCD19" w14:textId="77777777" w:rsidR="002219BF" w:rsidRPr="00A5343C" w:rsidRDefault="00A1168A" w:rsidP="002219BF">
      <w:pPr>
        <w:jc w:val="center"/>
        <w:rPr>
          <w:rFonts w:cs="Times New Roman"/>
          <w:b/>
          <w:szCs w:val="26"/>
        </w:rPr>
        <w:sectPr w:rsidR="002219BF" w:rsidRPr="00A5343C"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0B181F">
        <w:rPr>
          <w:rFonts w:cs="Times New Roman"/>
          <w:b/>
          <w:szCs w:val="26"/>
        </w:rPr>
        <w:t xml:space="preserve"> CHÍ MINH,  2016</w:t>
      </w:r>
    </w:p>
    <w:p w14:paraId="12F83A89" w14:textId="77777777" w:rsidR="002219BF" w:rsidRPr="00A5343C" w:rsidRDefault="002219BF" w:rsidP="002219BF">
      <w:pPr>
        <w:pStyle w:val="Title"/>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14:paraId="57EA5663" w14:textId="77777777" w:rsidR="002219BF" w:rsidRPr="00A5343C" w:rsidRDefault="002219BF" w:rsidP="002219BF">
      <w:pPr>
        <w:rPr>
          <w:rFonts w:cs="Times New Roman"/>
        </w:rPr>
      </w:pPr>
    </w:p>
    <w:p w14:paraId="5400EBC8" w14:textId="77777777" w:rsidR="00610877" w:rsidRPr="00A5343C" w:rsidRDefault="00610877" w:rsidP="00610877">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14:paraId="42622D00"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Chủ tịch.</w:t>
      </w:r>
    </w:p>
    <w:p w14:paraId="4B652E91"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Thư ký.</w:t>
      </w:r>
    </w:p>
    <w:p w14:paraId="03B85B27"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14:paraId="528D9EEA"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14:paraId="1E16563E" w14:textId="77777777" w:rsidR="005E69DE" w:rsidRDefault="005E69DE" w:rsidP="00610877">
      <w:pPr>
        <w:ind w:left="720"/>
        <w:jc w:val="center"/>
        <w:rPr>
          <w:rFonts w:cstheme="majorHAnsi"/>
          <w:b/>
          <w:szCs w:val="26"/>
        </w:rPr>
        <w:sectPr w:rsidR="005E69DE" w:rsidSect="002219BF">
          <w:pgSz w:w="11906" w:h="16838"/>
          <w:pgMar w:top="1800" w:right="1133" w:bottom="851" w:left="1440" w:header="708" w:footer="708" w:gutter="0"/>
          <w:cols w:space="708"/>
          <w:docGrid w:linePitch="360"/>
        </w:sectPr>
      </w:pPr>
    </w:p>
    <w:p w14:paraId="59F75D31" w14:textId="77777777" w:rsidR="00A1168A" w:rsidRDefault="005E69DE" w:rsidP="005E69DE">
      <w:pPr>
        <w:ind w:left="720"/>
        <w:jc w:val="center"/>
        <w:rPr>
          <w:rFonts w:cstheme="majorHAnsi"/>
          <w:b/>
          <w:szCs w:val="26"/>
        </w:rPr>
      </w:pPr>
      <w:r>
        <w:rPr>
          <w:rFonts w:cstheme="majorHAnsi"/>
          <w:b/>
          <w:szCs w:val="26"/>
        </w:rPr>
        <w:lastRenderedPageBreak/>
        <w:t>LỜI CẢM ƠN</w:t>
      </w:r>
    </w:p>
    <w:p w14:paraId="01BF0462" w14:textId="77777777" w:rsidR="005E69DE" w:rsidRDefault="005E69DE" w:rsidP="005E69DE">
      <w:pPr>
        <w:ind w:left="720"/>
        <w:jc w:val="center"/>
        <w:rPr>
          <w:rFonts w:cstheme="majorHAnsi"/>
          <w:b/>
          <w:szCs w:val="26"/>
        </w:rPr>
      </w:pPr>
    </w:p>
    <w:p w14:paraId="1817E671" w14:textId="77777777" w:rsidR="005E69DE" w:rsidRDefault="005E69DE" w:rsidP="005E69DE">
      <w:pPr>
        <w:ind w:firstLine="0"/>
        <w:jc w:val="left"/>
        <w:rPr>
          <w:rFonts w:cstheme="majorHAnsi"/>
          <w:szCs w:val="26"/>
        </w:rPr>
      </w:pPr>
      <w:r>
        <w:rPr>
          <w:rFonts w:cstheme="majorHAnsi"/>
          <w:szCs w:val="26"/>
        </w:rPr>
        <w:tab/>
        <w:t>Nhóm chúng em xin gửi lời cảm ơn sâu sắc đến thầy - TS. Nguyễn Thanh Bình bởi sự động viên và hướng dẫn tận tình của thầy. Mặc dù vẫn còn nhiều thiếu sót trong phong cách làm việc lẫn kiến thức chuyên môn nhưng thầy vẫn tận tình chỉ bảo, nhóm vô cùng biết ơn thầy. Nhờ thầy nên nhóm chúng em mới có thể hoàn thành luận văn này.</w:t>
      </w:r>
    </w:p>
    <w:p w14:paraId="67F0316D" w14:textId="77777777" w:rsidR="005E69DE" w:rsidRDefault="005E69DE" w:rsidP="005E69DE">
      <w:pPr>
        <w:ind w:firstLine="0"/>
        <w:jc w:val="left"/>
        <w:rPr>
          <w:rFonts w:cstheme="majorHAnsi"/>
          <w:szCs w:val="26"/>
        </w:rPr>
      </w:pPr>
      <w:r>
        <w:rPr>
          <w:rFonts w:cstheme="majorHAnsi"/>
          <w:szCs w:val="26"/>
        </w:rPr>
        <w:tab/>
        <w:t>Nhóm cũng xin gửi lời cảm ơn đến các thầy cô trong khoa Khoa Học Máy Tính của trường Đại học Công Nghệ Thông Tin TP.HCM đã tận tình dạy dỗ, chỉ bảo kiến thức quý báu giúp em hoàn thành khóa học và làm nền tảng cho nghiên cứu của em.</w:t>
      </w:r>
    </w:p>
    <w:p w14:paraId="04A5122B" w14:textId="77777777" w:rsidR="005E69DE" w:rsidRDefault="005E69DE" w:rsidP="005E69DE">
      <w:pPr>
        <w:ind w:firstLine="0"/>
        <w:jc w:val="left"/>
        <w:rPr>
          <w:rFonts w:cstheme="majorHAnsi"/>
          <w:szCs w:val="26"/>
        </w:rPr>
      </w:pPr>
      <w:r>
        <w:rPr>
          <w:rFonts w:cstheme="majorHAnsi"/>
          <w:szCs w:val="26"/>
        </w:rPr>
        <w:tab/>
        <w:t>Vì thời gian làm luận văn có hạn và trình độ còn nhiều hạn chế nên không thể tránh khỏi những thiếu sót. Em rất mong nhận được sự đóng góp ý kiến của các thầy cũng như là của quý độc giả để luận văn này hoàn thiện hơn nữa.</w:t>
      </w:r>
    </w:p>
    <w:p w14:paraId="4BB6C0DB" w14:textId="77777777" w:rsidR="005E69DE" w:rsidRDefault="005E69DE" w:rsidP="005E69DE">
      <w:pPr>
        <w:ind w:firstLine="0"/>
        <w:jc w:val="left"/>
        <w:rPr>
          <w:rFonts w:cstheme="majorHAnsi"/>
          <w:szCs w:val="26"/>
        </w:rPr>
      </w:pPr>
    </w:p>
    <w:p w14:paraId="3D11651B" w14:textId="77777777" w:rsidR="005E69DE" w:rsidRDefault="005E69DE" w:rsidP="005E69DE">
      <w:pPr>
        <w:ind w:firstLine="0"/>
        <w:jc w:val="left"/>
        <w:rPr>
          <w:rFonts w:cstheme="majorHAnsi"/>
          <w:szCs w:val="26"/>
        </w:rPr>
      </w:pPr>
    </w:p>
    <w:p w14:paraId="5F608497" w14:textId="77777777" w:rsidR="005E69DE" w:rsidRDefault="005E69DE" w:rsidP="005E69DE">
      <w:pPr>
        <w:ind w:firstLine="0"/>
        <w:jc w:val="left"/>
        <w:rPr>
          <w:rFonts w:cstheme="majorHAnsi"/>
          <w:szCs w:val="26"/>
        </w:rPr>
      </w:pPr>
    </w:p>
    <w:p w14:paraId="14CB6F26" w14:textId="77777777" w:rsidR="005E69DE" w:rsidRDefault="005E69DE" w:rsidP="005E69DE">
      <w:pPr>
        <w:tabs>
          <w:tab w:val="center" w:pos="7371"/>
        </w:tabs>
        <w:ind w:firstLine="0"/>
        <w:jc w:val="left"/>
        <w:rPr>
          <w:rFonts w:cstheme="majorHAnsi"/>
          <w:szCs w:val="26"/>
        </w:rPr>
      </w:pPr>
      <w:r>
        <w:rPr>
          <w:rFonts w:cstheme="majorHAnsi"/>
          <w:szCs w:val="26"/>
        </w:rPr>
        <w:tab/>
        <w:t xml:space="preserve">TPHCM, ngày 30 tháng 06 năm 2016 </w:t>
      </w:r>
    </w:p>
    <w:p w14:paraId="5B73B38F" w14:textId="77777777" w:rsidR="005E69DE" w:rsidRDefault="005E69DE" w:rsidP="005E69DE">
      <w:pPr>
        <w:tabs>
          <w:tab w:val="center" w:pos="7371"/>
        </w:tabs>
        <w:ind w:firstLine="0"/>
        <w:jc w:val="left"/>
        <w:rPr>
          <w:rFonts w:cstheme="majorHAnsi"/>
          <w:szCs w:val="26"/>
        </w:rPr>
      </w:pPr>
      <w:r>
        <w:rPr>
          <w:rFonts w:cstheme="majorHAnsi"/>
          <w:szCs w:val="26"/>
        </w:rPr>
        <w:tab/>
        <w:t>Sinh viên thực hiện</w:t>
      </w:r>
    </w:p>
    <w:p w14:paraId="00BC5BFB" w14:textId="77777777" w:rsidR="005E69DE" w:rsidRDefault="005E69DE" w:rsidP="005E69DE">
      <w:pPr>
        <w:tabs>
          <w:tab w:val="center" w:pos="7371"/>
        </w:tabs>
        <w:ind w:firstLine="0"/>
        <w:jc w:val="left"/>
        <w:rPr>
          <w:rFonts w:cstheme="majorHAnsi"/>
          <w:szCs w:val="26"/>
        </w:rPr>
      </w:pPr>
    </w:p>
    <w:p w14:paraId="5521564B" w14:textId="77777777" w:rsidR="005E69DE" w:rsidRDefault="005E69DE" w:rsidP="005E69DE">
      <w:pPr>
        <w:tabs>
          <w:tab w:val="center" w:pos="7371"/>
        </w:tabs>
        <w:ind w:firstLine="0"/>
        <w:jc w:val="left"/>
        <w:rPr>
          <w:rFonts w:cstheme="majorHAnsi"/>
          <w:szCs w:val="26"/>
        </w:rPr>
      </w:pPr>
      <w:r>
        <w:rPr>
          <w:rFonts w:cstheme="majorHAnsi"/>
          <w:szCs w:val="26"/>
        </w:rPr>
        <w:tab/>
        <w:t>Trịnh Hoàng Minh</w:t>
      </w:r>
    </w:p>
    <w:p w14:paraId="7AF8583B" w14:textId="77777777" w:rsidR="005E69DE" w:rsidRPr="005E69DE" w:rsidRDefault="005E69DE" w:rsidP="005E69DE">
      <w:pPr>
        <w:tabs>
          <w:tab w:val="center" w:pos="7371"/>
        </w:tabs>
        <w:ind w:firstLine="0"/>
        <w:jc w:val="left"/>
        <w:rPr>
          <w:rFonts w:cstheme="majorHAnsi"/>
          <w:szCs w:val="26"/>
        </w:rPr>
        <w:sectPr w:rsidR="005E69DE" w:rsidRPr="005E69DE" w:rsidSect="002219BF">
          <w:pgSz w:w="11906" w:h="16838"/>
          <w:pgMar w:top="1800" w:right="1133" w:bottom="851" w:left="1440" w:header="708" w:footer="708" w:gutter="0"/>
          <w:cols w:space="708"/>
          <w:docGrid w:linePitch="360"/>
        </w:sectPr>
      </w:pPr>
      <w:r>
        <w:rPr>
          <w:rFonts w:cstheme="majorHAnsi"/>
          <w:szCs w:val="26"/>
        </w:rPr>
        <w:tab/>
        <w:t>Phan Văn Tân</w:t>
      </w:r>
    </w:p>
    <w:p w14:paraId="245DC4B3" w14:textId="77777777" w:rsidR="001F7810" w:rsidRPr="00A5343C" w:rsidRDefault="00B41733" w:rsidP="00B41733">
      <w:pPr>
        <w:pStyle w:val="Title"/>
        <w:tabs>
          <w:tab w:val="center" w:pos="4677"/>
        </w:tabs>
        <w:jc w:val="both"/>
        <w:rPr>
          <w:rFonts w:cs="Times New Roman"/>
        </w:rPr>
      </w:pPr>
      <w:r>
        <w:rPr>
          <w:rFonts w:cs="Times New Roman"/>
        </w:rPr>
        <w:lastRenderedPageBreak/>
        <w:tab/>
      </w:r>
      <w:r w:rsidR="001F7810" w:rsidRPr="00A5343C">
        <w:rPr>
          <w:rFonts w:cs="Times New Roman"/>
        </w:rPr>
        <w:t>MỤC LỤC</w:t>
      </w:r>
    </w:p>
    <w:p w14:paraId="3C4FC4D8" w14:textId="77777777" w:rsidR="00E41016" w:rsidRDefault="009D427A">
      <w:pPr>
        <w:pStyle w:val="TOC1"/>
        <w:rPr>
          <w:rFonts w:asciiTheme="minorHAnsi" w:eastAsiaTheme="minorEastAsia" w:hAnsiTheme="minorHAnsi"/>
          <w:noProof/>
          <w:sz w:val="22"/>
          <w:lang w:val="en-US" w:eastAsia="ja-JP"/>
        </w:rPr>
      </w:pPr>
      <w:r w:rsidRPr="00A5343C">
        <w:rPr>
          <w:rFonts w:cs="Times New Roman"/>
          <w:b/>
          <w:sz w:val="28"/>
          <w:szCs w:val="26"/>
        </w:rPr>
        <w:fldChar w:fldCharType="begin"/>
      </w:r>
      <w:r w:rsidR="00FB6EE8" w:rsidRPr="00A5343C">
        <w:rPr>
          <w:rFonts w:cs="Times New Roman"/>
          <w:b/>
          <w:sz w:val="28"/>
          <w:szCs w:val="26"/>
        </w:rPr>
        <w:instrText xml:space="preserve"> TOC \o "1-4" \h \z \u </w:instrText>
      </w:r>
      <w:r w:rsidRPr="00A5343C">
        <w:rPr>
          <w:rFonts w:cs="Times New Roman"/>
          <w:b/>
          <w:sz w:val="28"/>
          <w:szCs w:val="26"/>
        </w:rPr>
        <w:fldChar w:fldCharType="separate"/>
      </w:r>
      <w:hyperlink w:anchor="_Toc455063065" w:history="1">
        <w:r w:rsidR="00E41016" w:rsidRPr="003D027B">
          <w:rPr>
            <w:rStyle w:val="Hyperlink"/>
            <w:noProof/>
          </w:rPr>
          <w:t>Ch</w:t>
        </w:r>
        <w:r w:rsidR="00E41016" w:rsidRPr="003D027B">
          <w:rPr>
            <w:rStyle w:val="Hyperlink"/>
            <w:rFonts w:hint="cs"/>
            <w:noProof/>
          </w:rPr>
          <w:t>ươ</w:t>
        </w:r>
        <w:r w:rsidR="00E41016" w:rsidRPr="003D027B">
          <w:rPr>
            <w:rStyle w:val="Hyperlink"/>
            <w:noProof/>
          </w:rPr>
          <w:t>ng 1.</w:t>
        </w:r>
        <w:r w:rsidR="00E41016">
          <w:rPr>
            <w:rFonts w:asciiTheme="minorHAnsi" w:eastAsiaTheme="minorEastAsia" w:hAnsiTheme="minorHAnsi"/>
            <w:noProof/>
            <w:sz w:val="22"/>
            <w:lang w:val="en-US" w:eastAsia="ja-JP"/>
          </w:rPr>
          <w:tab/>
        </w:r>
        <w:r w:rsidR="00E41016" w:rsidRPr="003D027B">
          <w:rPr>
            <w:rStyle w:val="Hyperlink"/>
            <w:noProof/>
          </w:rPr>
          <w:t>TỔNG QUAN</w:t>
        </w:r>
        <w:r w:rsidR="00E41016">
          <w:rPr>
            <w:noProof/>
            <w:webHidden/>
          </w:rPr>
          <w:tab/>
        </w:r>
        <w:r w:rsidR="00E41016">
          <w:rPr>
            <w:noProof/>
            <w:webHidden/>
          </w:rPr>
          <w:fldChar w:fldCharType="begin"/>
        </w:r>
        <w:r w:rsidR="00E41016">
          <w:rPr>
            <w:noProof/>
            <w:webHidden/>
          </w:rPr>
          <w:instrText xml:space="preserve"> PAGEREF _Toc455063065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5B3F66B0"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66" w:history="1">
        <w:r w:rsidR="00E41016" w:rsidRPr="003D027B">
          <w:rPr>
            <w:rStyle w:val="Hyperlink"/>
            <w:rFonts w:eastAsia="Times New Roman" w:cs="Times New Roman"/>
            <w:noProof/>
            <w:lang w:val="en-US"/>
          </w:rPr>
          <w:t>1.1.</w:t>
        </w:r>
        <w:r w:rsidR="00E41016">
          <w:rPr>
            <w:rFonts w:asciiTheme="minorHAnsi" w:eastAsiaTheme="minorEastAsia" w:hAnsiTheme="minorHAnsi"/>
            <w:noProof/>
            <w:sz w:val="22"/>
            <w:lang w:val="en-US" w:eastAsia="ja-JP"/>
          </w:rPr>
          <w:tab/>
        </w:r>
        <w:r w:rsidR="00E41016" w:rsidRPr="003D027B">
          <w:rPr>
            <w:rStyle w:val="Hyperlink"/>
            <w:rFonts w:eastAsia="Times New Roman" w:cs="Times New Roman"/>
            <w:noProof/>
            <w:lang w:val="en-US"/>
          </w:rPr>
          <w:t>Đặt vấn đề</w:t>
        </w:r>
        <w:r w:rsidR="00E41016">
          <w:rPr>
            <w:noProof/>
            <w:webHidden/>
          </w:rPr>
          <w:tab/>
        </w:r>
        <w:r w:rsidR="00E41016">
          <w:rPr>
            <w:noProof/>
            <w:webHidden/>
          </w:rPr>
          <w:fldChar w:fldCharType="begin"/>
        </w:r>
        <w:r w:rsidR="00E41016">
          <w:rPr>
            <w:noProof/>
            <w:webHidden/>
          </w:rPr>
          <w:instrText xml:space="preserve"> PAGEREF _Toc455063066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2A534E12"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67" w:history="1">
        <w:r w:rsidR="00E41016" w:rsidRPr="003D027B">
          <w:rPr>
            <w:rStyle w:val="Hyperlink"/>
            <w:noProof/>
            <w:lang w:val="en-US"/>
          </w:rPr>
          <w:t>1.2.</w:t>
        </w:r>
        <w:r w:rsidR="00E41016">
          <w:rPr>
            <w:rFonts w:asciiTheme="minorHAnsi" w:eastAsiaTheme="minorEastAsia" w:hAnsiTheme="minorHAnsi"/>
            <w:noProof/>
            <w:sz w:val="22"/>
            <w:lang w:val="en-US" w:eastAsia="ja-JP"/>
          </w:rPr>
          <w:tab/>
        </w:r>
        <w:r w:rsidR="00E41016" w:rsidRPr="003D027B">
          <w:rPr>
            <w:rStyle w:val="Hyperlink"/>
            <w:noProof/>
            <w:lang w:val="en-US"/>
          </w:rPr>
          <w:t>Các nghiên cứu liên quan</w:t>
        </w:r>
        <w:r w:rsidR="00E41016">
          <w:rPr>
            <w:noProof/>
            <w:webHidden/>
          </w:rPr>
          <w:tab/>
        </w:r>
        <w:r w:rsidR="00E41016">
          <w:rPr>
            <w:noProof/>
            <w:webHidden/>
          </w:rPr>
          <w:fldChar w:fldCharType="begin"/>
        </w:r>
        <w:r w:rsidR="00E41016">
          <w:rPr>
            <w:noProof/>
            <w:webHidden/>
          </w:rPr>
          <w:instrText xml:space="preserve"> PAGEREF _Toc455063067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58E6E41A"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68" w:history="1">
        <w:r w:rsidR="00E41016" w:rsidRPr="003D027B">
          <w:rPr>
            <w:rStyle w:val="Hyperlink"/>
            <w:noProof/>
            <w:lang w:val="en-US"/>
          </w:rPr>
          <w:t>1.3.</w:t>
        </w:r>
        <w:r w:rsidR="00E41016">
          <w:rPr>
            <w:rFonts w:asciiTheme="minorHAnsi" w:eastAsiaTheme="minorEastAsia" w:hAnsiTheme="minorHAnsi"/>
            <w:noProof/>
            <w:sz w:val="22"/>
            <w:lang w:val="en-US" w:eastAsia="ja-JP"/>
          </w:rPr>
          <w:tab/>
        </w:r>
        <w:r w:rsidR="00E41016" w:rsidRPr="003D027B">
          <w:rPr>
            <w:rStyle w:val="Hyperlink"/>
            <w:noProof/>
            <w:lang w:val="en-US"/>
          </w:rPr>
          <w:t>Mục tiêu đề tài, phạm vi bài toán</w:t>
        </w:r>
        <w:r w:rsidR="00E41016">
          <w:rPr>
            <w:noProof/>
            <w:webHidden/>
          </w:rPr>
          <w:tab/>
        </w:r>
        <w:r w:rsidR="00E41016">
          <w:rPr>
            <w:noProof/>
            <w:webHidden/>
          </w:rPr>
          <w:fldChar w:fldCharType="begin"/>
        </w:r>
        <w:r w:rsidR="00E41016">
          <w:rPr>
            <w:noProof/>
            <w:webHidden/>
          </w:rPr>
          <w:instrText xml:space="preserve"> PAGEREF _Toc455063068 \h </w:instrText>
        </w:r>
        <w:r w:rsidR="00E41016">
          <w:rPr>
            <w:noProof/>
            <w:webHidden/>
          </w:rPr>
        </w:r>
        <w:r w:rsidR="00E41016">
          <w:rPr>
            <w:noProof/>
            <w:webHidden/>
          </w:rPr>
          <w:fldChar w:fldCharType="separate"/>
        </w:r>
        <w:r w:rsidR="00E41016">
          <w:rPr>
            <w:noProof/>
            <w:webHidden/>
          </w:rPr>
          <w:t>3</w:t>
        </w:r>
        <w:r w:rsidR="00E41016">
          <w:rPr>
            <w:noProof/>
            <w:webHidden/>
          </w:rPr>
          <w:fldChar w:fldCharType="end"/>
        </w:r>
      </w:hyperlink>
    </w:p>
    <w:p w14:paraId="2CC991F0"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69" w:history="1">
        <w:r w:rsidR="00E41016" w:rsidRPr="003D027B">
          <w:rPr>
            <w:rStyle w:val="Hyperlink"/>
            <w:noProof/>
            <w:lang w:val="en-US"/>
          </w:rPr>
          <w:t>1.4.</w:t>
        </w:r>
        <w:r w:rsidR="00E41016">
          <w:rPr>
            <w:rFonts w:asciiTheme="minorHAnsi" w:eastAsiaTheme="minorEastAsia" w:hAnsiTheme="minorHAnsi"/>
            <w:noProof/>
            <w:sz w:val="22"/>
            <w:lang w:val="en-US" w:eastAsia="ja-JP"/>
          </w:rPr>
          <w:tab/>
        </w:r>
        <w:r w:rsidR="00E41016" w:rsidRPr="003D027B">
          <w:rPr>
            <w:rStyle w:val="Hyperlink"/>
            <w:noProof/>
            <w:lang w:val="en-US"/>
          </w:rPr>
          <w:t>Bố cục luận văn</w:t>
        </w:r>
        <w:r w:rsidR="00E41016">
          <w:rPr>
            <w:noProof/>
            <w:webHidden/>
          </w:rPr>
          <w:tab/>
        </w:r>
        <w:r w:rsidR="00E41016">
          <w:rPr>
            <w:noProof/>
            <w:webHidden/>
          </w:rPr>
          <w:fldChar w:fldCharType="begin"/>
        </w:r>
        <w:r w:rsidR="00E41016">
          <w:rPr>
            <w:noProof/>
            <w:webHidden/>
          </w:rPr>
          <w:instrText xml:space="preserve"> PAGEREF _Toc455063069 \h </w:instrText>
        </w:r>
        <w:r w:rsidR="00E41016">
          <w:rPr>
            <w:noProof/>
            <w:webHidden/>
          </w:rPr>
        </w:r>
        <w:r w:rsidR="00E41016">
          <w:rPr>
            <w:noProof/>
            <w:webHidden/>
          </w:rPr>
          <w:fldChar w:fldCharType="separate"/>
        </w:r>
        <w:r w:rsidR="00E41016">
          <w:rPr>
            <w:noProof/>
            <w:webHidden/>
          </w:rPr>
          <w:t>3</w:t>
        </w:r>
        <w:r w:rsidR="00E41016">
          <w:rPr>
            <w:noProof/>
            <w:webHidden/>
          </w:rPr>
          <w:fldChar w:fldCharType="end"/>
        </w:r>
      </w:hyperlink>
    </w:p>
    <w:p w14:paraId="4BF06B85" w14:textId="77777777" w:rsidR="00E41016" w:rsidRDefault="007B6EC4">
      <w:pPr>
        <w:pStyle w:val="TOC1"/>
        <w:rPr>
          <w:rFonts w:asciiTheme="minorHAnsi" w:eastAsiaTheme="minorEastAsia" w:hAnsiTheme="minorHAnsi"/>
          <w:noProof/>
          <w:sz w:val="22"/>
          <w:lang w:val="en-US" w:eastAsia="ja-JP"/>
        </w:rPr>
      </w:pPr>
      <w:hyperlink w:anchor="_Toc455063070" w:history="1">
        <w:r w:rsidR="00E41016" w:rsidRPr="003D027B">
          <w:rPr>
            <w:rStyle w:val="Hyperlink"/>
            <w:noProof/>
          </w:rPr>
          <w:t>Ch</w:t>
        </w:r>
        <w:r w:rsidR="00E41016" w:rsidRPr="003D027B">
          <w:rPr>
            <w:rStyle w:val="Hyperlink"/>
            <w:rFonts w:hint="cs"/>
            <w:noProof/>
          </w:rPr>
          <w:t>ươ</w:t>
        </w:r>
        <w:r w:rsidR="00E41016" w:rsidRPr="003D027B">
          <w:rPr>
            <w:rStyle w:val="Hyperlink"/>
            <w:noProof/>
          </w:rPr>
          <w:t>ng 2.</w:t>
        </w:r>
        <w:r w:rsidR="00E41016">
          <w:rPr>
            <w:rFonts w:asciiTheme="minorHAnsi" w:eastAsiaTheme="minorEastAsia" w:hAnsiTheme="minorHAnsi"/>
            <w:noProof/>
            <w:sz w:val="22"/>
            <w:lang w:val="en-US" w:eastAsia="ja-JP"/>
          </w:rPr>
          <w:tab/>
        </w:r>
        <w:r w:rsidR="00E41016" w:rsidRPr="003D027B">
          <w:rPr>
            <w:rStyle w:val="Hyperlink"/>
            <w:noProof/>
          </w:rPr>
          <w:t>THU THẬP DỮ LIỆU</w:t>
        </w:r>
        <w:r w:rsidR="00E41016">
          <w:rPr>
            <w:noProof/>
            <w:webHidden/>
          </w:rPr>
          <w:tab/>
        </w:r>
        <w:r w:rsidR="00E41016">
          <w:rPr>
            <w:noProof/>
            <w:webHidden/>
          </w:rPr>
          <w:fldChar w:fldCharType="begin"/>
        </w:r>
        <w:r w:rsidR="00E41016">
          <w:rPr>
            <w:noProof/>
            <w:webHidden/>
          </w:rPr>
          <w:instrText xml:space="preserve"> PAGEREF _Toc455063070 \h </w:instrText>
        </w:r>
        <w:r w:rsidR="00E41016">
          <w:rPr>
            <w:noProof/>
            <w:webHidden/>
          </w:rPr>
        </w:r>
        <w:r w:rsidR="00E41016">
          <w:rPr>
            <w:noProof/>
            <w:webHidden/>
          </w:rPr>
          <w:fldChar w:fldCharType="separate"/>
        </w:r>
        <w:r w:rsidR="00E41016">
          <w:rPr>
            <w:noProof/>
            <w:webHidden/>
          </w:rPr>
          <w:t>1</w:t>
        </w:r>
        <w:r w:rsidR="00E41016">
          <w:rPr>
            <w:noProof/>
            <w:webHidden/>
          </w:rPr>
          <w:fldChar w:fldCharType="end"/>
        </w:r>
      </w:hyperlink>
    </w:p>
    <w:p w14:paraId="6159A428" w14:textId="77777777" w:rsidR="00E41016" w:rsidRDefault="007B6EC4">
      <w:pPr>
        <w:pStyle w:val="TOC1"/>
        <w:rPr>
          <w:rFonts w:asciiTheme="minorHAnsi" w:eastAsiaTheme="minorEastAsia" w:hAnsiTheme="minorHAnsi"/>
          <w:noProof/>
          <w:sz w:val="22"/>
          <w:lang w:val="en-US" w:eastAsia="ja-JP"/>
        </w:rPr>
      </w:pPr>
      <w:hyperlink w:anchor="_Toc455063071" w:history="1">
        <w:r w:rsidR="00E41016" w:rsidRPr="003D027B">
          <w:rPr>
            <w:rStyle w:val="Hyperlink"/>
            <w:noProof/>
          </w:rPr>
          <w:t>Ch</w:t>
        </w:r>
        <w:r w:rsidR="00E41016" w:rsidRPr="003D027B">
          <w:rPr>
            <w:rStyle w:val="Hyperlink"/>
            <w:rFonts w:hint="cs"/>
            <w:noProof/>
          </w:rPr>
          <w:t>ươ</w:t>
        </w:r>
        <w:r w:rsidR="00E41016" w:rsidRPr="003D027B">
          <w:rPr>
            <w:rStyle w:val="Hyperlink"/>
            <w:noProof/>
          </w:rPr>
          <w:t>ng 3.</w:t>
        </w:r>
        <w:r w:rsidR="00E41016">
          <w:rPr>
            <w:rFonts w:asciiTheme="minorHAnsi" w:eastAsiaTheme="minorEastAsia" w:hAnsiTheme="minorHAnsi"/>
            <w:noProof/>
            <w:sz w:val="22"/>
            <w:lang w:val="en-US" w:eastAsia="ja-JP"/>
          </w:rPr>
          <w:tab/>
        </w:r>
        <w:r w:rsidR="00E41016" w:rsidRPr="003D027B">
          <w:rPr>
            <w:rStyle w:val="Hyperlink"/>
            <w:noProof/>
          </w:rPr>
          <w:t>C</w:t>
        </w:r>
        <w:r w:rsidR="00E41016" w:rsidRPr="003D027B">
          <w:rPr>
            <w:rStyle w:val="Hyperlink"/>
            <w:rFonts w:hint="cs"/>
            <w:noProof/>
          </w:rPr>
          <w:t>Ơ</w:t>
        </w:r>
        <w:r w:rsidR="00E41016" w:rsidRPr="003D027B">
          <w:rPr>
            <w:rStyle w:val="Hyperlink"/>
            <w:noProof/>
          </w:rPr>
          <w:t xml:space="preserve"> SỞ LÝ THUYẾT</w:t>
        </w:r>
        <w:r w:rsidR="00E41016">
          <w:rPr>
            <w:noProof/>
            <w:webHidden/>
          </w:rPr>
          <w:tab/>
        </w:r>
        <w:r w:rsidR="00E41016">
          <w:rPr>
            <w:noProof/>
            <w:webHidden/>
          </w:rPr>
          <w:fldChar w:fldCharType="begin"/>
        </w:r>
        <w:r w:rsidR="00E41016">
          <w:rPr>
            <w:noProof/>
            <w:webHidden/>
          </w:rPr>
          <w:instrText xml:space="preserve"> PAGEREF _Toc455063071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46FB8060"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72" w:history="1">
        <w:r w:rsidR="00E41016" w:rsidRPr="003D027B">
          <w:rPr>
            <w:rStyle w:val="Hyperlink"/>
            <w:rFonts w:eastAsia="Times New Roman" w:cs="Times New Roman"/>
            <w:noProof/>
            <w:lang w:val="en-US"/>
          </w:rPr>
          <w:t>3.1.</w:t>
        </w:r>
        <w:r w:rsidR="00E41016">
          <w:rPr>
            <w:rFonts w:asciiTheme="minorHAnsi" w:eastAsiaTheme="minorEastAsia" w:hAnsiTheme="minorHAnsi"/>
            <w:noProof/>
            <w:sz w:val="22"/>
            <w:lang w:val="en-US" w:eastAsia="ja-JP"/>
          </w:rPr>
          <w:tab/>
        </w:r>
        <w:r w:rsidR="00E41016" w:rsidRPr="003D027B">
          <w:rPr>
            <w:rStyle w:val="Hyperlink"/>
            <w:rFonts w:eastAsia="Times New Roman" w:cs="Times New Roman"/>
            <w:noProof/>
            <w:lang w:val="en-US"/>
          </w:rPr>
          <w:t>Thuật toán SVM (Support Vector Machines)</w:t>
        </w:r>
        <w:r w:rsidR="00E41016">
          <w:rPr>
            <w:noProof/>
            <w:webHidden/>
          </w:rPr>
          <w:tab/>
        </w:r>
        <w:r w:rsidR="00E41016">
          <w:rPr>
            <w:noProof/>
            <w:webHidden/>
          </w:rPr>
          <w:fldChar w:fldCharType="begin"/>
        </w:r>
        <w:r w:rsidR="00E41016">
          <w:rPr>
            <w:noProof/>
            <w:webHidden/>
          </w:rPr>
          <w:instrText xml:space="preserve"> PAGEREF _Toc455063072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3978C7A7" w14:textId="77777777" w:rsidR="00E41016" w:rsidRDefault="007B6EC4">
      <w:pPr>
        <w:pStyle w:val="TOC3"/>
        <w:tabs>
          <w:tab w:val="left" w:pos="1892"/>
          <w:tab w:val="right" w:leader="dot" w:pos="8777"/>
        </w:tabs>
        <w:rPr>
          <w:rFonts w:asciiTheme="minorHAnsi" w:eastAsiaTheme="minorEastAsia" w:hAnsiTheme="minorHAnsi"/>
          <w:noProof/>
          <w:sz w:val="22"/>
          <w:lang w:val="en-US" w:eastAsia="ja-JP"/>
        </w:rPr>
      </w:pPr>
      <w:hyperlink w:anchor="_Toc455063073" w:history="1">
        <w:r w:rsidR="00E41016" w:rsidRPr="003D027B">
          <w:rPr>
            <w:rStyle w:val="Hyperlink"/>
            <w:noProof/>
            <w:lang w:val="en-US"/>
          </w:rPr>
          <w:t>3.1.1.</w:t>
        </w:r>
        <w:r w:rsidR="00E41016">
          <w:rPr>
            <w:rFonts w:asciiTheme="minorHAnsi" w:eastAsiaTheme="minorEastAsia" w:hAnsiTheme="minorHAnsi"/>
            <w:noProof/>
            <w:sz w:val="22"/>
            <w:lang w:val="en-US" w:eastAsia="ja-JP"/>
          </w:rPr>
          <w:tab/>
        </w:r>
        <w:r w:rsidR="00E41016" w:rsidRPr="003D027B">
          <w:rPr>
            <w:rStyle w:val="Hyperlink"/>
            <w:noProof/>
            <w:lang w:val="en-US"/>
          </w:rPr>
          <w:t>Tổng quan</w:t>
        </w:r>
        <w:r w:rsidR="00E41016">
          <w:rPr>
            <w:noProof/>
            <w:webHidden/>
          </w:rPr>
          <w:tab/>
        </w:r>
        <w:r w:rsidR="00E41016">
          <w:rPr>
            <w:noProof/>
            <w:webHidden/>
          </w:rPr>
          <w:fldChar w:fldCharType="begin"/>
        </w:r>
        <w:r w:rsidR="00E41016">
          <w:rPr>
            <w:noProof/>
            <w:webHidden/>
          </w:rPr>
          <w:instrText xml:space="preserve"> PAGEREF _Toc455063073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69903745" w14:textId="77777777" w:rsidR="00E41016" w:rsidRDefault="007B6EC4">
      <w:pPr>
        <w:pStyle w:val="TOC3"/>
        <w:tabs>
          <w:tab w:val="left" w:pos="1892"/>
          <w:tab w:val="right" w:leader="dot" w:pos="8777"/>
        </w:tabs>
        <w:rPr>
          <w:rFonts w:asciiTheme="minorHAnsi" w:eastAsiaTheme="minorEastAsia" w:hAnsiTheme="minorHAnsi"/>
          <w:noProof/>
          <w:sz w:val="22"/>
          <w:lang w:val="en-US" w:eastAsia="ja-JP"/>
        </w:rPr>
      </w:pPr>
      <w:hyperlink w:anchor="_Toc455063074" w:history="1">
        <w:r w:rsidR="00E41016" w:rsidRPr="003D027B">
          <w:rPr>
            <w:rStyle w:val="Hyperlink"/>
            <w:noProof/>
            <w:lang w:val="en-US"/>
          </w:rPr>
          <w:t>3.1.2.</w:t>
        </w:r>
        <w:r w:rsidR="00E41016">
          <w:rPr>
            <w:rFonts w:asciiTheme="minorHAnsi" w:eastAsiaTheme="minorEastAsia" w:hAnsiTheme="minorHAnsi"/>
            <w:noProof/>
            <w:sz w:val="22"/>
            <w:lang w:val="en-US" w:eastAsia="ja-JP"/>
          </w:rPr>
          <w:tab/>
        </w:r>
        <w:r w:rsidR="00E41016" w:rsidRPr="003D027B">
          <w:rPr>
            <w:rStyle w:val="Hyperlink"/>
            <w:noProof/>
            <w:lang w:val="en-US"/>
          </w:rPr>
          <w:t>SVM tuyến tính (Linear SVM)</w:t>
        </w:r>
        <w:r w:rsidR="00E41016">
          <w:rPr>
            <w:noProof/>
            <w:webHidden/>
          </w:rPr>
          <w:tab/>
        </w:r>
        <w:r w:rsidR="00E41016">
          <w:rPr>
            <w:noProof/>
            <w:webHidden/>
          </w:rPr>
          <w:fldChar w:fldCharType="begin"/>
        </w:r>
        <w:r w:rsidR="00E41016">
          <w:rPr>
            <w:noProof/>
            <w:webHidden/>
          </w:rPr>
          <w:instrText xml:space="preserve"> PAGEREF _Toc455063074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5CA53798" w14:textId="77777777" w:rsidR="00E41016" w:rsidRDefault="007B6EC4">
      <w:pPr>
        <w:pStyle w:val="TOC4"/>
        <w:tabs>
          <w:tab w:val="left" w:pos="2347"/>
          <w:tab w:val="right" w:leader="dot" w:pos="8777"/>
        </w:tabs>
        <w:rPr>
          <w:rFonts w:asciiTheme="minorHAnsi" w:eastAsiaTheme="minorEastAsia" w:hAnsiTheme="minorHAnsi"/>
          <w:noProof/>
          <w:sz w:val="22"/>
          <w:lang w:val="en-US" w:eastAsia="ja-JP"/>
        </w:rPr>
      </w:pPr>
      <w:hyperlink w:anchor="_Toc455063075" w:history="1">
        <w:r w:rsidR="00E41016" w:rsidRPr="003D027B">
          <w:rPr>
            <w:rStyle w:val="Hyperlink"/>
            <w:noProof/>
            <w:lang w:val="en-US"/>
          </w:rPr>
          <w:t>3.1.2.1.</w:t>
        </w:r>
        <w:r w:rsidR="00E41016">
          <w:rPr>
            <w:rFonts w:asciiTheme="minorHAnsi" w:eastAsiaTheme="minorEastAsia" w:hAnsiTheme="minorHAnsi"/>
            <w:noProof/>
            <w:sz w:val="22"/>
            <w:lang w:val="en-US" w:eastAsia="ja-JP"/>
          </w:rPr>
          <w:tab/>
        </w:r>
        <w:r w:rsidR="00E41016" w:rsidRPr="003D027B">
          <w:rPr>
            <w:rStyle w:val="Hyperlink"/>
            <w:noProof/>
            <w:lang w:val="en-US"/>
          </w:rPr>
          <w:t>Hard-margin</w:t>
        </w:r>
        <w:r w:rsidR="00E41016">
          <w:rPr>
            <w:noProof/>
            <w:webHidden/>
          </w:rPr>
          <w:tab/>
        </w:r>
        <w:r w:rsidR="00E41016">
          <w:rPr>
            <w:noProof/>
            <w:webHidden/>
          </w:rPr>
          <w:fldChar w:fldCharType="begin"/>
        </w:r>
        <w:r w:rsidR="00E41016">
          <w:rPr>
            <w:noProof/>
            <w:webHidden/>
          </w:rPr>
          <w:instrText xml:space="preserve"> PAGEREF _Toc455063075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4952A0C7" w14:textId="77777777" w:rsidR="00E41016" w:rsidRDefault="007B6EC4">
      <w:pPr>
        <w:pStyle w:val="TOC4"/>
        <w:tabs>
          <w:tab w:val="left" w:pos="2347"/>
          <w:tab w:val="right" w:leader="dot" w:pos="8777"/>
        </w:tabs>
        <w:rPr>
          <w:rFonts w:asciiTheme="minorHAnsi" w:eastAsiaTheme="minorEastAsia" w:hAnsiTheme="minorHAnsi"/>
          <w:noProof/>
          <w:sz w:val="22"/>
          <w:lang w:val="en-US" w:eastAsia="ja-JP"/>
        </w:rPr>
      </w:pPr>
      <w:hyperlink w:anchor="_Toc455063076" w:history="1">
        <w:r w:rsidR="00E41016" w:rsidRPr="003D027B">
          <w:rPr>
            <w:rStyle w:val="Hyperlink"/>
            <w:noProof/>
            <w:lang w:val="en-US"/>
          </w:rPr>
          <w:t>3.1.2.2.</w:t>
        </w:r>
        <w:r w:rsidR="00E41016">
          <w:rPr>
            <w:rFonts w:asciiTheme="minorHAnsi" w:eastAsiaTheme="minorEastAsia" w:hAnsiTheme="minorHAnsi"/>
            <w:noProof/>
            <w:sz w:val="22"/>
            <w:lang w:val="en-US" w:eastAsia="ja-JP"/>
          </w:rPr>
          <w:tab/>
        </w:r>
        <w:r w:rsidR="00E41016" w:rsidRPr="003D027B">
          <w:rPr>
            <w:rStyle w:val="Hyperlink"/>
            <w:noProof/>
            <w:lang w:val="en-US"/>
          </w:rPr>
          <w:t>Soft-margin</w:t>
        </w:r>
        <w:r w:rsidR="00E41016">
          <w:rPr>
            <w:noProof/>
            <w:webHidden/>
          </w:rPr>
          <w:tab/>
        </w:r>
        <w:r w:rsidR="00E41016">
          <w:rPr>
            <w:noProof/>
            <w:webHidden/>
          </w:rPr>
          <w:fldChar w:fldCharType="begin"/>
        </w:r>
        <w:r w:rsidR="00E41016">
          <w:rPr>
            <w:noProof/>
            <w:webHidden/>
          </w:rPr>
          <w:instrText xml:space="preserve"> PAGEREF _Toc455063076 \h </w:instrText>
        </w:r>
        <w:r w:rsidR="00E41016">
          <w:rPr>
            <w:noProof/>
            <w:webHidden/>
          </w:rPr>
        </w:r>
        <w:r w:rsidR="00E41016">
          <w:rPr>
            <w:noProof/>
            <w:webHidden/>
          </w:rPr>
          <w:fldChar w:fldCharType="separate"/>
        </w:r>
        <w:r w:rsidR="00E41016">
          <w:rPr>
            <w:noProof/>
            <w:webHidden/>
          </w:rPr>
          <w:t>4</w:t>
        </w:r>
        <w:r w:rsidR="00E41016">
          <w:rPr>
            <w:noProof/>
            <w:webHidden/>
          </w:rPr>
          <w:fldChar w:fldCharType="end"/>
        </w:r>
      </w:hyperlink>
    </w:p>
    <w:p w14:paraId="01EED4FA" w14:textId="77777777" w:rsidR="00E41016" w:rsidRDefault="007B6EC4">
      <w:pPr>
        <w:pStyle w:val="TOC3"/>
        <w:tabs>
          <w:tab w:val="left" w:pos="1892"/>
          <w:tab w:val="right" w:leader="dot" w:pos="8777"/>
        </w:tabs>
        <w:rPr>
          <w:rFonts w:asciiTheme="minorHAnsi" w:eastAsiaTheme="minorEastAsia" w:hAnsiTheme="minorHAnsi"/>
          <w:noProof/>
          <w:sz w:val="22"/>
          <w:lang w:val="en-US" w:eastAsia="ja-JP"/>
        </w:rPr>
      </w:pPr>
      <w:hyperlink w:anchor="_Toc455063077" w:history="1">
        <w:r w:rsidR="00E41016" w:rsidRPr="003D027B">
          <w:rPr>
            <w:rStyle w:val="Hyperlink"/>
            <w:noProof/>
            <w:lang w:val="en-US"/>
          </w:rPr>
          <w:t>3.1.3.</w:t>
        </w:r>
        <w:r w:rsidR="00E41016">
          <w:rPr>
            <w:rFonts w:asciiTheme="minorHAnsi" w:eastAsiaTheme="minorEastAsia" w:hAnsiTheme="minorHAnsi"/>
            <w:noProof/>
            <w:sz w:val="22"/>
            <w:lang w:val="en-US" w:eastAsia="ja-JP"/>
          </w:rPr>
          <w:tab/>
        </w:r>
        <w:r w:rsidR="00E41016" w:rsidRPr="003D027B">
          <w:rPr>
            <w:rStyle w:val="Hyperlink"/>
            <w:noProof/>
            <w:lang w:val="en-US"/>
          </w:rPr>
          <w:t>Kernel method</w:t>
        </w:r>
        <w:r w:rsidR="00E41016">
          <w:rPr>
            <w:noProof/>
            <w:webHidden/>
          </w:rPr>
          <w:tab/>
        </w:r>
        <w:r w:rsidR="00E41016">
          <w:rPr>
            <w:noProof/>
            <w:webHidden/>
          </w:rPr>
          <w:fldChar w:fldCharType="begin"/>
        </w:r>
        <w:r w:rsidR="00E41016">
          <w:rPr>
            <w:noProof/>
            <w:webHidden/>
          </w:rPr>
          <w:instrText xml:space="preserve"> PAGEREF _Toc455063077 \h </w:instrText>
        </w:r>
        <w:r w:rsidR="00E41016">
          <w:rPr>
            <w:noProof/>
            <w:webHidden/>
          </w:rPr>
        </w:r>
        <w:r w:rsidR="00E41016">
          <w:rPr>
            <w:noProof/>
            <w:webHidden/>
          </w:rPr>
          <w:fldChar w:fldCharType="separate"/>
        </w:r>
        <w:r w:rsidR="00E41016">
          <w:rPr>
            <w:noProof/>
            <w:webHidden/>
          </w:rPr>
          <w:t>4</w:t>
        </w:r>
        <w:r w:rsidR="00E41016">
          <w:rPr>
            <w:noProof/>
            <w:webHidden/>
          </w:rPr>
          <w:fldChar w:fldCharType="end"/>
        </w:r>
      </w:hyperlink>
    </w:p>
    <w:p w14:paraId="426D36C3" w14:textId="77777777" w:rsidR="00E41016" w:rsidRDefault="007B6EC4">
      <w:pPr>
        <w:pStyle w:val="TOC4"/>
        <w:tabs>
          <w:tab w:val="left" w:pos="2347"/>
          <w:tab w:val="right" w:leader="dot" w:pos="8777"/>
        </w:tabs>
        <w:rPr>
          <w:rFonts w:asciiTheme="minorHAnsi" w:eastAsiaTheme="minorEastAsia" w:hAnsiTheme="minorHAnsi"/>
          <w:noProof/>
          <w:sz w:val="22"/>
          <w:lang w:val="en-US" w:eastAsia="ja-JP"/>
        </w:rPr>
      </w:pPr>
      <w:hyperlink w:anchor="_Toc455063078" w:history="1">
        <w:r w:rsidR="00E41016" w:rsidRPr="003D027B">
          <w:rPr>
            <w:rStyle w:val="Hyperlink"/>
            <w:noProof/>
          </w:rPr>
          <w:t>3.1.3.1.</w:t>
        </w:r>
        <w:r w:rsidR="00E41016">
          <w:rPr>
            <w:rFonts w:asciiTheme="minorHAnsi" w:eastAsiaTheme="minorEastAsia" w:hAnsiTheme="minorHAnsi"/>
            <w:noProof/>
            <w:sz w:val="22"/>
            <w:lang w:val="en-US" w:eastAsia="ja-JP"/>
          </w:rPr>
          <w:tab/>
        </w:r>
        <w:r w:rsidR="00E41016" w:rsidRPr="003D027B">
          <w:rPr>
            <w:rStyle w:val="Hyperlink"/>
            <w:noProof/>
          </w:rPr>
          <w:t>Định nghĩa</w:t>
        </w:r>
        <w:r w:rsidR="00E41016">
          <w:rPr>
            <w:noProof/>
            <w:webHidden/>
          </w:rPr>
          <w:tab/>
        </w:r>
        <w:r w:rsidR="00E41016">
          <w:rPr>
            <w:noProof/>
            <w:webHidden/>
          </w:rPr>
          <w:fldChar w:fldCharType="begin"/>
        </w:r>
        <w:r w:rsidR="00E41016">
          <w:rPr>
            <w:noProof/>
            <w:webHidden/>
          </w:rPr>
          <w:instrText xml:space="preserve"> PAGEREF _Toc455063078 \h </w:instrText>
        </w:r>
        <w:r w:rsidR="00E41016">
          <w:rPr>
            <w:noProof/>
            <w:webHidden/>
          </w:rPr>
        </w:r>
        <w:r w:rsidR="00E41016">
          <w:rPr>
            <w:noProof/>
            <w:webHidden/>
          </w:rPr>
          <w:fldChar w:fldCharType="separate"/>
        </w:r>
        <w:r w:rsidR="00E41016">
          <w:rPr>
            <w:noProof/>
            <w:webHidden/>
          </w:rPr>
          <w:t>5</w:t>
        </w:r>
        <w:r w:rsidR="00E41016">
          <w:rPr>
            <w:noProof/>
            <w:webHidden/>
          </w:rPr>
          <w:fldChar w:fldCharType="end"/>
        </w:r>
      </w:hyperlink>
    </w:p>
    <w:p w14:paraId="72DABCAB" w14:textId="77777777" w:rsidR="00E41016" w:rsidRDefault="007B6EC4">
      <w:pPr>
        <w:pStyle w:val="TOC4"/>
        <w:tabs>
          <w:tab w:val="left" w:pos="2347"/>
          <w:tab w:val="right" w:leader="dot" w:pos="8777"/>
        </w:tabs>
        <w:rPr>
          <w:rFonts w:asciiTheme="minorHAnsi" w:eastAsiaTheme="minorEastAsia" w:hAnsiTheme="minorHAnsi"/>
          <w:noProof/>
          <w:sz w:val="22"/>
          <w:lang w:val="en-US" w:eastAsia="ja-JP"/>
        </w:rPr>
      </w:pPr>
      <w:hyperlink w:anchor="_Toc455063079" w:history="1">
        <w:r w:rsidR="00E41016" w:rsidRPr="003D027B">
          <w:rPr>
            <w:rStyle w:val="Hyperlink"/>
            <w:noProof/>
          </w:rPr>
          <w:t>3.1.3.2.</w:t>
        </w:r>
        <w:r w:rsidR="00E41016">
          <w:rPr>
            <w:rFonts w:asciiTheme="minorHAnsi" w:eastAsiaTheme="minorEastAsia" w:hAnsiTheme="minorHAnsi"/>
            <w:noProof/>
            <w:sz w:val="22"/>
            <w:lang w:val="en-US" w:eastAsia="ja-JP"/>
          </w:rPr>
          <w:tab/>
        </w:r>
        <w:r w:rsidR="00E41016" w:rsidRPr="003D027B">
          <w:rPr>
            <w:rStyle w:val="Hyperlink"/>
            <w:noProof/>
          </w:rPr>
          <w:t>Điều kiện Mercer</w:t>
        </w:r>
        <w:r w:rsidR="00E41016">
          <w:rPr>
            <w:noProof/>
            <w:webHidden/>
          </w:rPr>
          <w:tab/>
        </w:r>
        <w:r w:rsidR="00E41016">
          <w:rPr>
            <w:noProof/>
            <w:webHidden/>
          </w:rPr>
          <w:fldChar w:fldCharType="begin"/>
        </w:r>
        <w:r w:rsidR="00E41016">
          <w:rPr>
            <w:noProof/>
            <w:webHidden/>
          </w:rPr>
          <w:instrText xml:space="preserve"> PAGEREF _Toc455063079 \h </w:instrText>
        </w:r>
        <w:r w:rsidR="00E41016">
          <w:rPr>
            <w:noProof/>
            <w:webHidden/>
          </w:rPr>
        </w:r>
        <w:r w:rsidR="00E41016">
          <w:rPr>
            <w:noProof/>
            <w:webHidden/>
          </w:rPr>
          <w:fldChar w:fldCharType="separate"/>
        </w:r>
        <w:r w:rsidR="00E41016">
          <w:rPr>
            <w:noProof/>
            <w:webHidden/>
          </w:rPr>
          <w:t>6</w:t>
        </w:r>
        <w:r w:rsidR="00E41016">
          <w:rPr>
            <w:noProof/>
            <w:webHidden/>
          </w:rPr>
          <w:fldChar w:fldCharType="end"/>
        </w:r>
      </w:hyperlink>
    </w:p>
    <w:p w14:paraId="4C84D731" w14:textId="77777777" w:rsidR="00E41016" w:rsidRDefault="007B6EC4">
      <w:pPr>
        <w:pStyle w:val="TOC4"/>
        <w:tabs>
          <w:tab w:val="left" w:pos="2347"/>
          <w:tab w:val="right" w:leader="dot" w:pos="8777"/>
        </w:tabs>
        <w:rPr>
          <w:rFonts w:asciiTheme="minorHAnsi" w:eastAsiaTheme="minorEastAsia" w:hAnsiTheme="minorHAnsi"/>
          <w:noProof/>
          <w:sz w:val="22"/>
          <w:lang w:val="en-US" w:eastAsia="ja-JP"/>
        </w:rPr>
      </w:pPr>
      <w:hyperlink w:anchor="_Toc455063080" w:history="1">
        <w:r w:rsidR="00E41016" w:rsidRPr="003D027B">
          <w:rPr>
            <w:rStyle w:val="Hyperlink"/>
            <w:noProof/>
          </w:rPr>
          <w:t>3.1.3.3.</w:t>
        </w:r>
        <w:r w:rsidR="00E41016">
          <w:rPr>
            <w:rFonts w:asciiTheme="minorHAnsi" w:eastAsiaTheme="minorEastAsia" w:hAnsiTheme="minorHAnsi"/>
            <w:noProof/>
            <w:sz w:val="22"/>
            <w:lang w:val="en-US" w:eastAsia="ja-JP"/>
          </w:rPr>
          <w:tab/>
        </w:r>
        <w:r w:rsidR="00E41016" w:rsidRPr="003D027B">
          <w:rPr>
            <w:rStyle w:val="Hyperlink"/>
            <w:noProof/>
          </w:rPr>
          <w:t>Radial basis function (RBF)</w:t>
        </w:r>
        <w:r w:rsidR="00E41016">
          <w:rPr>
            <w:noProof/>
            <w:webHidden/>
          </w:rPr>
          <w:tab/>
        </w:r>
        <w:r w:rsidR="00E41016">
          <w:rPr>
            <w:noProof/>
            <w:webHidden/>
          </w:rPr>
          <w:fldChar w:fldCharType="begin"/>
        </w:r>
        <w:r w:rsidR="00E41016">
          <w:rPr>
            <w:noProof/>
            <w:webHidden/>
          </w:rPr>
          <w:instrText xml:space="preserve"> PAGEREF _Toc455063080 \h </w:instrText>
        </w:r>
        <w:r w:rsidR="00E41016">
          <w:rPr>
            <w:noProof/>
            <w:webHidden/>
          </w:rPr>
        </w:r>
        <w:r w:rsidR="00E41016">
          <w:rPr>
            <w:noProof/>
            <w:webHidden/>
          </w:rPr>
          <w:fldChar w:fldCharType="separate"/>
        </w:r>
        <w:r w:rsidR="00E41016">
          <w:rPr>
            <w:noProof/>
            <w:webHidden/>
          </w:rPr>
          <w:t>6</w:t>
        </w:r>
        <w:r w:rsidR="00E41016">
          <w:rPr>
            <w:noProof/>
            <w:webHidden/>
          </w:rPr>
          <w:fldChar w:fldCharType="end"/>
        </w:r>
      </w:hyperlink>
    </w:p>
    <w:p w14:paraId="1F40625F"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81" w:history="1">
        <w:r w:rsidR="00E41016" w:rsidRPr="003D027B">
          <w:rPr>
            <w:rStyle w:val="Hyperlink"/>
            <w:noProof/>
          </w:rPr>
          <w:t>3.2.</w:t>
        </w:r>
        <w:r w:rsidR="00E41016">
          <w:rPr>
            <w:rFonts w:asciiTheme="minorHAnsi" w:eastAsiaTheme="minorEastAsia" w:hAnsiTheme="minorHAnsi"/>
            <w:noProof/>
            <w:sz w:val="22"/>
            <w:lang w:val="en-US" w:eastAsia="ja-JP"/>
          </w:rPr>
          <w:tab/>
        </w:r>
        <w:r w:rsidR="00E41016" w:rsidRPr="003D027B">
          <w:rPr>
            <w:rStyle w:val="Hyperlink"/>
            <w:noProof/>
          </w:rPr>
          <w:t>Multi-class SVM</w:t>
        </w:r>
        <w:r w:rsidR="00E41016">
          <w:rPr>
            <w:noProof/>
            <w:webHidden/>
          </w:rPr>
          <w:tab/>
        </w:r>
        <w:r w:rsidR="00E41016">
          <w:rPr>
            <w:noProof/>
            <w:webHidden/>
          </w:rPr>
          <w:fldChar w:fldCharType="begin"/>
        </w:r>
        <w:r w:rsidR="00E41016">
          <w:rPr>
            <w:noProof/>
            <w:webHidden/>
          </w:rPr>
          <w:instrText xml:space="preserve"> PAGEREF _Toc455063081 \h </w:instrText>
        </w:r>
        <w:r w:rsidR="00E41016">
          <w:rPr>
            <w:noProof/>
            <w:webHidden/>
          </w:rPr>
        </w:r>
        <w:r w:rsidR="00E41016">
          <w:rPr>
            <w:noProof/>
            <w:webHidden/>
          </w:rPr>
          <w:fldChar w:fldCharType="separate"/>
        </w:r>
        <w:r w:rsidR="00E41016">
          <w:rPr>
            <w:noProof/>
            <w:webHidden/>
          </w:rPr>
          <w:t>7</w:t>
        </w:r>
        <w:r w:rsidR="00E41016">
          <w:rPr>
            <w:noProof/>
            <w:webHidden/>
          </w:rPr>
          <w:fldChar w:fldCharType="end"/>
        </w:r>
      </w:hyperlink>
    </w:p>
    <w:p w14:paraId="040A9BC0" w14:textId="77777777" w:rsidR="00E41016" w:rsidRDefault="007B6EC4">
      <w:pPr>
        <w:pStyle w:val="TOC3"/>
        <w:tabs>
          <w:tab w:val="left" w:pos="1892"/>
          <w:tab w:val="right" w:leader="dot" w:pos="8777"/>
        </w:tabs>
        <w:rPr>
          <w:rFonts w:asciiTheme="minorHAnsi" w:eastAsiaTheme="minorEastAsia" w:hAnsiTheme="minorHAnsi"/>
          <w:noProof/>
          <w:sz w:val="22"/>
          <w:lang w:val="en-US" w:eastAsia="ja-JP"/>
        </w:rPr>
      </w:pPr>
      <w:hyperlink w:anchor="_Toc455063082" w:history="1">
        <w:r w:rsidR="00E41016" w:rsidRPr="003D027B">
          <w:rPr>
            <w:rStyle w:val="Hyperlink"/>
            <w:noProof/>
          </w:rPr>
          <w:t>3.2.1.</w:t>
        </w:r>
        <w:r w:rsidR="00E41016">
          <w:rPr>
            <w:rFonts w:asciiTheme="minorHAnsi" w:eastAsiaTheme="minorEastAsia" w:hAnsiTheme="minorHAnsi"/>
            <w:noProof/>
            <w:sz w:val="22"/>
            <w:lang w:val="en-US" w:eastAsia="ja-JP"/>
          </w:rPr>
          <w:tab/>
        </w:r>
        <w:r w:rsidR="00E41016" w:rsidRPr="003D027B">
          <w:rPr>
            <w:rStyle w:val="Hyperlink"/>
            <w:noProof/>
          </w:rPr>
          <w:t>One-versus-all</w:t>
        </w:r>
        <w:r w:rsidR="00E41016">
          <w:rPr>
            <w:noProof/>
            <w:webHidden/>
          </w:rPr>
          <w:tab/>
        </w:r>
        <w:r w:rsidR="00E41016">
          <w:rPr>
            <w:noProof/>
            <w:webHidden/>
          </w:rPr>
          <w:fldChar w:fldCharType="begin"/>
        </w:r>
        <w:r w:rsidR="00E41016">
          <w:rPr>
            <w:noProof/>
            <w:webHidden/>
          </w:rPr>
          <w:instrText xml:space="preserve"> PAGEREF _Toc455063082 \h </w:instrText>
        </w:r>
        <w:r w:rsidR="00E41016">
          <w:rPr>
            <w:noProof/>
            <w:webHidden/>
          </w:rPr>
        </w:r>
        <w:r w:rsidR="00E41016">
          <w:rPr>
            <w:noProof/>
            <w:webHidden/>
          </w:rPr>
          <w:fldChar w:fldCharType="separate"/>
        </w:r>
        <w:r w:rsidR="00E41016">
          <w:rPr>
            <w:noProof/>
            <w:webHidden/>
          </w:rPr>
          <w:t>7</w:t>
        </w:r>
        <w:r w:rsidR="00E41016">
          <w:rPr>
            <w:noProof/>
            <w:webHidden/>
          </w:rPr>
          <w:fldChar w:fldCharType="end"/>
        </w:r>
      </w:hyperlink>
    </w:p>
    <w:p w14:paraId="2605C1EF" w14:textId="77777777" w:rsidR="00E41016" w:rsidRDefault="007B6EC4">
      <w:pPr>
        <w:pStyle w:val="TOC3"/>
        <w:tabs>
          <w:tab w:val="left" w:pos="1892"/>
          <w:tab w:val="right" w:leader="dot" w:pos="8777"/>
        </w:tabs>
        <w:rPr>
          <w:rFonts w:asciiTheme="minorHAnsi" w:eastAsiaTheme="minorEastAsia" w:hAnsiTheme="minorHAnsi"/>
          <w:noProof/>
          <w:sz w:val="22"/>
          <w:lang w:val="en-US" w:eastAsia="ja-JP"/>
        </w:rPr>
      </w:pPr>
      <w:hyperlink w:anchor="_Toc455063083" w:history="1">
        <w:r w:rsidR="00E41016" w:rsidRPr="003D027B">
          <w:rPr>
            <w:rStyle w:val="Hyperlink"/>
            <w:noProof/>
          </w:rPr>
          <w:t>3.2.2.</w:t>
        </w:r>
        <w:r w:rsidR="00E41016">
          <w:rPr>
            <w:rFonts w:asciiTheme="minorHAnsi" w:eastAsiaTheme="minorEastAsia" w:hAnsiTheme="minorHAnsi"/>
            <w:noProof/>
            <w:sz w:val="22"/>
            <w:lang w:val="en-US" w:eastAsia="ja-JP"/>
          </w:rPr>
          <w:tab/>
        </w:r>
        <w:r w:rsidR="00E41016" w:rsidRPr="003D027B">
          <w:rPr>
            <w:rStyle w:val="Hyperlink"/>
            <w:noProof/>
          </w:rPr>
          <w:t>One-versus-one</w:t>
        </w:r>
        <w:r w:rsidR="00E41016">
          <w:rPr>
            <w:noProof/>
            <w:webHidden/>
          </w:rPr>
          <w:tab/>
        </w:r>
        <w:r w:rsidR="00E41016">
          <w:rPr>
            <w:noProof/>
            <w:webHidden/>
          </w:rPr>
          <w:fldChar w:fldCharType="begin"/>
        </w:r>
        <w:r w:rsidR="00E41016">
          <w:rPr>
            <w:noProof/>
            <w:webHidden/>
          </w:rPr>
          <w:instrText xml:space="preserve"> PAGEREF _Toc455063083 \h </w:instrText>
        </w:r>
        <w:r w:rsidR="00E41016">
          <w:rPr>
            <w:noProof/>
            <w:webHidden/>
          </w:rPr>
        </w:r>
        <w:r w:rsidR="00E41016">
          <w:rPr>
            <w:noProof/>
            <w:webHidden/>
          </w:rPr>
          <w:fldChar w:fldCharType="separate"/>
        </w:r>
        <w:r w:rsidR="00E41016">
          <w:rPr>
            <w:noProof/>
            <w:webHidden/>
          </w:rPr>
          <w:t>7</w:t>
        </w:r>
        <w:r w:rsidR="00E41016">
          <w:rPr>
            <w:noProof/>
            <w:webHidden/>
          </w:rPr>
          <w:fldChar w:fldCharType="end"/>
        </w:r>
      </w:hyperlink>
    </w:p>
    <w:p w14:paraId="45EDB59B"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84" w:history="1">
        <w:r w:rsidR="00E41016" w:rsidRPr="003D027B">
          <w:rPr>
            <w:rStyle w:val="Hyperlink"/>
            <w:noProof/>
          </w:rPr>
          <w:t>3.3.</w:t>
        </w:r>
        <w:r w:rsidR="00E41016">
          <w:rPr>
            <w:rFonts w:asciiTheme="minorHAnsi" w:eastAsiaTheme="minorEastAsia" w:hAnsiTheme="minorHAnsi"/>
            <w:noProof/>
            <w:sz w:val="22"/>
            <w:lang w:val="en-US" w:eastAsia="ja-JP"/>
          </w:rPr>
          <w:tab/>
        </w:r>
        <w:r w:rsidR="00E41016" w:rsidRPr="003D027B">
          <w:rPr>
            <w:rStyle w:val="Hyperlink"/>
            <w:noProof/>
          </w:rPr>
          <w:t>Cải tiến model</w:t>
        </w:r>
        <w:r w:rsidR="00E41016">
          <w:rPr>
            <w:noProof/>
            <w:webHidden/>
          </w:rPr>
          <w:tab/>
        </w:r>
        <w:r w:rsidR="00E41016">
          <w:rPr>
            <w:noProof/>
            <w:webHidden/>
          </w:rPr>
          <w:fldChar w:fldCharType="begin"/>
        </w:r>
        <w:r w:rsidR="00E41016">
          <w:rPr>
            <w:noProof/>
            <w:webHidden/>
          </w:rPr>
          <w:instrText xml:space="preserve"> PAGEREF _Toc455063084 \h </w:instrText>
        </w:r>
        <w:r w:rsidR="00E41016">
          <w:rPr>
            <w:noProof/>
            <w:webHidden/>
          </w:rPr>
        </w:r>
        <w:r w:rsidR="00E41016">
          <w:rPr>
            <w:noProof/>
            <w:webHidden/>
          </w:rPr>
          <w:fldChar w:fldCharType="separate"/>
        </w:r>
        <w:r w:rsidR="00E41016">
          <w:rPr>
            <w:noProof/>
            <w:webHidden/>
          </w:rPr>
          <w:t>8</w:t>
        </w:r>
        <w:r w:rsidR="00E41016">
          <w:rPr>
            <w:noProof/>
            <w:webHidden/>
          </w:rPr>
          <w:fldChar w:fldCharType="end"/>
        </w:r>
      </w:hyperlink>
    </w:p>
    <w:p w14:paraId="4B5CD599"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85" w:history="1">
        <w:r w:rsidR="00E41016" w:rsidRPr="003D027B">
          <w:rPr>
            <w:rStyle w:val="Hyperlink"/>
            <w:noProof/>
          </w:rPr>
          <w:t>3.4.</w:t>
        </w:r>
        <w:r w:rsidR="00E41016">
          <w:rPr>
            <w:rFonts w:asciiTheme="minorHAnsi" w:eastAsiaTheme="minorEastAsia" w:hAnsiTheme="minorHAnsi"/>
            <w:noProof/>
            <w:sz w:val="22"/>
            <w:lang w:val="en-US" w:eastAsia="ja-JP"/>
          </w:rPr>
          <w:tab/>
        </w:r>
        <w:r w:rsidR="00E41016" w:rsidRPr="003D027B">
          <w:rPr>
            <w:rStyle w:val="Hyperlink"/>
            <w:noProof/>
          </w:rPr>
          <w:t>Ph</w:t>
        </w:r>
        <w:r w:rsidR="00E41016" w:rsidRPr="003D027B">
          <w:rPr>
            <w:rStyle w:val="Hyperlink"/>
            <w:rFonts w:hint="cs"/>
            <w:noProof/>
          </w:rPr>
          <w:t>ươ</w:t>
        </w:r>
        <w:r w:rsidR="00E41016" w:rsidRPr="003D027B">
          <w:rPr>
            <w:rStyle w:val="Hyperlink"/>
            <w:noProof/>
          </w:rPr>
          <w:t>ng pháp tính toán feature</w:t>
        </w:r>
        <w:r w:rsidR="00E41016">
          <w:rPr>
            <w:noProof/>
            <w:webHidden/>
          </w:rPr>
          <w:tab/>
        </w:r>
        <w:r w:rsidR="00E41016">
          <w:rPr>
            <w:noProof/>
            <w:webHidden/>
          </w:rPr>
          <w:fldChar w:fldCharType="begin"/>
        </w:r>
        <w:r w:rsidR="00E41016">
          <w:rPr>
            <w:noProof/>
            <w:webHidden/>
          </w:rPr>
          <w:instrText xml:space="preserve"> PAGEREF _Toc455063085 \h </w:instrText>
        </w:r>
        <w:r w:rsidR="00E41016">
          <w:rPr>
            <w:noProof/>
            <w:webHidden/>
          </w:rPr>
        </w:r>
        <w:r w:rsidR="00E41016">
          <w:rPr>
            <w:noProof/>
            <w:webHidden/>
          </w:rPr>
          <w:fldChar w:fldCharType="separate"/>
        </w:r>
        <w:r w:rsidR="00E41016">
          <w:rPr>
            <w:noProof/>
            <w:webHidden/>
          </w:rPr>
          <w:t>8</w:t>
        </w:r>
        <w:r w:rsidR="00E41016">
          <w:rPr>
            <w:noProof/>
            <w:webHidden/>
          </w:rPr>
          <w:fldChar w:fldCharType="end"/>
        </w:r>
      </w:hyperlink>
    </w:p>
    <w:p w14:paraId="437B23B3" w14:textId="77777777" w:rsidR="00E41016" w:rsidRDefault="007B6EC4">
      <w:pPr>
        <w:pStyle w:val="TOC1"/>
        <w:rPr>
          <w:rFonts w:asciiTheme="minorHAnsi" w:eastAsiaTheme="minorEastAsia" w:hAnsiTheme="minorHAnsi"/>
          <w:noProof/>
          <w:sz w:val="22"/>
          <w:lang w:val="en-US" w:eastAsia="ja-JP"/>
        </w:rPr>
      </w:pPr>
      <w:hyperlink w:anchor="_Toc455063086" w:history="1">
        <w:r w:rsidR="00E41016" w:rsidRPr="003D027B">
          <w:rPr>
            <w:rStyle w:val="Hyperlink"/>
            <w:noProof/>
          </w:rPr>
          <w:t>Ch</w:t>
        </w:r>
        <w:r w:rsidR="00E41016" w:rsidRPr="003D027B">
          <w:rPr>
            <w:rStyle w:val="Hyperlink"/>
            <w:rFonts w:hint="cs"/>
            <w:noProof/>
          </w:rPr>
          <w:t>ươ</w:t>
        </w:r>
        <w:r w:rsidR="00E41016" w:rsidRPr="003D027B">
          <w:rPr>
            <w:rStyle w:val="Hyperlink"/>
            <w:noProof/>
          </w:rPr>
          <w:t>ng 4.</w:t>
        </w:r>
        <w:r w:rsidR="00E41016">
          <w:rPr>
            <w:rFonts w:asciiTheme="minorHAnsi" w:eastAsiaTheme="minorEastAsia" w:hAnsiTheme="minorHAnsi"/>
            <w:noProof/>
            <w:sz w:val="22"/>
            <w:lang w:val="en-US" w:eastAsia="ja-JP"/>
          </w:rPr>
          <w:tab/>
        </w:r>
        <w:r w:rsidR="00E41016" w:rsidRPr="003D027B">
          <w:rPr>
            <w:rStyle w:val="Hyperlink"/>
            <w:noProof/>
          </w:rPr>
          <w:t>XÂY DỰNG ỨNG DỤNG</w:t>
        </w:r>
        <w:r w:rsidR="00E41016">
          <w:rPr>
            <w:noProof/>
            <w:webHidden/>
          </w:rPr>
          <w:tab/>
        </w:r>
        <w:r w:rsidR="00E41016">
          <w:rPr>
            <w:noProof/>
            <w:webHidden/>
          </w:rPr>
          <w:fldChar w:fldCharType="begin"/>
        </w:r>
        <w:r w:rsidR="00E41016">
          <w:rPr>
            <w:noProof/>
            <w:webHidden/>
          </w:rPr>
          <w:instrText xml:space="preserve"> PAGEREF _Toc455063086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6615710D"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87" w:history="1">
        <w:r w:rsidR="00E41016" w:rsidRPr="003D027B">
          <w:rPr>
            <w:rStyle w:val="Hyperlink"/>
            <w:noProof/>
          </w:rPr>
          <w:t>4.1.</w:t>
        </w:r>
        <w:r w:rsidR="00E41016">
          <w:rPr>
            <w:rFonts w:asciiTheme="minorHAnsi" w:eastAsiaTheme="minorEastAsia" w:hAnsiTheme="minorHAnsi"/>
            <w:noProof/>
            <w:sz w:val="22"/>
            <w:lang w:val="en-US" w:eastAsia="ja-JP"/>
          </w:rPr>
          <w:tab/>
        </w:r>
        <w:r w:rsidR="00E41016" w:rsidRPr="003D027B">
          <w:rPr>
            <w:rStyle w:val="Hyperlink"/>
            <w:noProof/>
          </w:rPr>
          <w:t>Hệ điều hành và ngôn ngữ lập trình</w:t>
        </w:r>
        <w:r w:rsidR="00E41016">
          <w:rPr>
            <w:noProof/>
            <w:webHidden/>
          </w:rPr>
          <w:tab/>
        </w:r>
        <w:r w:rsidR="00E41016">
          <w:rPr>
            <w:noProof/>
            <w:webHidden/>
          </w:rPr>
          <w:fldChar w:fldCharType="begin"/>
        </w:r>
        <w:r w:rsidR="00E41016">
          <w:rPr>
            <w:noProof/>
            <w:webHidden/>
          </w:rPr>
          <w:instrText xml:space="preserve"> PAGEREF _Toc455063087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5F9EF68F"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88" w:history="1">
        <w:r w:rsidR="00E41016" w:rsidRPr="003D027B">
          <w:rPr>
            <w:rStyle w:val="Hyperlink"/>
            <w:noProof/>
          </w:rPr>
          <w:t>4.2.</w:t>
        </w:r>
        <w:r w:rsidR="00E41016">
          <w:rPr>
            <w:rFonts w:asciiTheme="minorHAnsi" w:eastAsiaTheme="minorEastAsia" w:hAnsiTheme="minorHAnsi"/>
            <w:noProof/>
            <w:sz w:val="22"/>
            <w:lang w:val="en-US" w:eastAsia="ja-JP"/>
          </w:rPr>
          <w:tab/>
        </w:r>
        <w:r w:rsidR="00E41016" w:rsidRPr="003D027B">
          <w:rPr>
            <w:rStyle w:val="Hyperlink"/>
            <w:noProof/>
          </w:rPr>
          <w:t>Th</w:t>
        </w:r>
        <w:r w:rsidR="00E41016" w:rsidRPr="003D027B">
          <w:rPr>
            <w:rStyle w:val="Hyperlink"/>
            <w:rFonts w:hint="cs"/>
            <w:noProof/>
          </w:rPr>
          <w:t>ư</w:t>
        </w:r>
        <w:r w:rsidR="00E41016" w:rsidRPr="003D027B">
          <w:rPr>
            <w:rStyle w:val="Hyperlink"/>
            <w:noProof/>
          </w:rPr>
          <w:t xml:space="preserve"> viện sử dụng</w:t>
        </w:r>
        <w:r w:rsidR="00E41016">
          <w:rPr>
            <w:noProof/>
            <w:webHidden/>
          </w:rPr>
          <w:tab/>
        </w:r>
        <w:r w:rsidR="00E41016">
          <w:rPr>
            <w:noProof/>
            <w:webHidden/>
          </w:rPr>
          <w:fldChar w:fldCharType="begin"/>
        </w:r>
        <w:r w:rsidR="00E41016">
          <w:rPr>
            <w:noProof/>
            <w:webHidden/>
          </w:rPr>
          <w:instrText xml:space="preserve"> PAGEREF _Toc455063088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7065A8EF" w14:textId="77777777" w:rsidR="00E41016" w:rsidRDefault="007B6EC4">
      <w:pPr>
        <w:pStyle w:val="TOC3"/>
        <w:tabs>
          <w:tab w:val="left" w:pos="1892"/>
          <w:tab w:val="right" w:leader="dot" w:pos="8777"/>
        </w:tabs>
        <w:rPr>
          <w:rFonts w:asciiTheme="minorHAnsi" w:eastAsiaTheme="minorEastAsia" w:hAnsiTheme="minorHAnsi"/>
          <w:noProof/>
          <w:sz w:val="22"/>
          <w:lang w:val="en-US" w:eastAsia="ja-JP"/>
        </w:rPr>
      </w:pPr>
      <w:hyperlink w:anchor="_Toc455063089" w:history="1">
        <w:r w:rsidR="00E41016" w:rsidRPr="003D027B">
          <w:rPr>
            <w:rStyle w:val="Hyperlink"/>
            <w:noProof/>
          </w:rPr>
          <w:t>4.2.1.</w:t>
        </w:r>
        <w:r w:rsidR="00E41016">
          <w:rPr>
            <w:rFonts w:asciiTheme="minorHAnsi" w:eastAsiaTheme="minorEastAsia" w:hAnsiTheme="minorHAnsi"/>
            <w:noProof/>
            <w:sz w:val="22"/>
            <w:lang w:val="en-US" w:eastAsia="ja-JP"/>
          </w:rPr>
          <w:tab/>
        </w:r>
        <w:r w:rsidR="00E41016" w:rsidRPr="003D027B">
          <w:rPr>
            <w:rStyle w:val="Hyperlink"/>
            <w:noProof/>
          </w:rPr>
          <w:t>Th</w:t>
        </w:r>
        <w:r w:rsidR="00E41016" w:rsidRPr="003D027B">
          <w:rPr>
            <w:rStyle w:val="Hyperlink"/>
            <w:rFonts w:hint="cs"/>
            <w:noProof/>
          </w:rPr>
          <w:t>ư</w:t>
        </w:r>
        <w:r w:rsidR="00E41016" w:rsidRPr="003D027B">
          <w:rPr>
            <w:rStyle w:val="Hyperlink"/>
            <w:noProof/>
          </w:rPr>
          <w:t xml:space="preserve"> viện dlib</w:t>
        </w:r>
        <w:r w:rsidR="00E41016">
          <w:rPr>
            <w:noProof/>
            <w:webHidden/>
          </w:rPr>
          <w:tab/>
        </w:r>
        <w:r w:rsidR="00E41016">
          <w:rPr>
            <w:noProof/>
            <w:webHidden/>
          </w:rPr>
          <w:fldChar w:fldCharType="begin"/>
        </w:r>
        <w:r w:rsidR="00E41016">
          <w:rPr>
            <w:noProof/>
            <w:webHidden/>
          </w:rPr>
          <w:instrText xml:space="preserve"> PAGEREF _Toc455063089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070EC2A0" w14:textId="77777777" w:rsidR="00E41016" w:rsidRDefault="007B6EC4">
      <w:pPr>
        <w:pStyle w:val="TOC3"/>
        <w:tabs>
          <w:tab w:val="left" w:pos="1892"/>
          <w:tab w:val="right" w:leader="dot" w:pos="8777"/>
        </w:tabs>
        <w:rPr>
          <w:rFonts w:asciiTheme="minorHAnsi" w:eastAsiaTheme="minorEastAsia" w:hAnsiTheme="minorHAnsi"/>
          <w:noProof/>
          <w:sz w:val="22"/>
          <w:lang w:val="en-US" w:eastAsia="ja-JP"/>
        </w:rPr>
      </w:pPr>
      <w:hyperlink w:anchor="_Toc455063090" w:history="1">
        <w:r w:rsidR="00E41016" w:rsidRPr="003D027B">
          <w:rPr>
            <w:rStyle w:val="Hyperlink"/>
            <w:noProof/>
          </w:rPr>
          <w:t>4.2.2.</w:t>
        </w:r>
        <w:r w:rsidR="00E41016">
          <w:rPr>
            <w:rFonts w:asciiTheme="minorHAnsi" w:eastAsiaTheme="minorEastAsia" w:hAnsiTheme="minorHAnsi"/>
            <w:noProof/>
            <w:sz w:val="22"/>
            <w:lang w:val="en-US" w:eastAsia="ja-JP"/>
          </w:rPr>
          <w:tab/>
        </w:r>
        <w:r w:rsidR="00E41016" w:rsidRPr="003D027B">
          <w:rPr>
            <w:rStyle w:val="Hyperlink"/>
            <w:noProof/>
          </w:rPr>
          <w:t>Th</w:t>
        </w:r>
        <w:r w:rsidR="00E41016" w:rsidRPr="003D027B">
          <w:rPr>
            <w:rStyle w:val="Hyperlink"/>
            <w:rFonts w:hint="cs"/>
            <w:noProof/>
          </w:rPr>
          <w:t>ư</w:t>
        </w:r>
        <w:r w:rsidR="00E41016" w:rsidRPr="003D027B">
          <w:rPr>
            <w:rStyle w:val="Hyperlink"/>
            <w:noProof/>
          </w:rPr>
          <w:t xml:space="preserve"> viện libSVM</w:t>
        </w:r>
        <w:r w:rsidR="00E41016">
          <w:rPr>
            <w:noProof/>
            <w:webHidden/>
          </w:rPr>
          <w:tab/>
        </w:r>
        <w:r w:rsidR="00E41016">
          <w:rPr>
            <w:noProof/>
            <w:webHidden/>
          </w:rPr>
          <w:fldChar w:fldCharType="begin"/>
        </w:r>
        <w:r w:rsidR="00E41016">
          <w:rPr>
            <w:noProof/>
            <w:webHidden/>
          </w:rPr>
          <w:instrText xml:space="preserve"> PAGEREF _Toc455063090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5C4D39E2"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91" w:history="1">
        <w:r w:rsidR="00E41016" w:rsidRPr="003D027B">
          <w:rPr>
            <w:rStyle w:val="Hyperlink"/>
            <w:noProof/>
            <w:lang w:val="en-US"/>
          </w:rPr>
          <w:t>4.3.</w:t>
        </w:r>
        <w:r w:rsidR="00E41016">
          <w:rPr>
            <w:rFonts w:asciiTheme="minorHAnsi" w:eastAsiaTheme="minorEastAsia" w:hAnsiTheme="minorHAnsi"/>
            <w:noProof/>
            <w:sz w:val="22"/>
            <w:lang w:val="en-US" w:eastAsia="ja-JP"/>
          </w:rPr>
          <w:tab/>
        </w:r>
        <w:r w:rsidR="00E41016" w:rsidRPr="003D027B">
          <w:rPr>
            <w:rStyle w:val="Hyperlink"/>
            <w:noProof/>
            <w:lang w:val="en-US"/>
          </w:rPr>
          <w:t>H</w:t>
        </w:r>
        <w:r w:rsidR="00E41016" w:rsidRPr="003D027B">
          <w:rPr>
            <w:rStyle w:val="Hyperlink"/>
            <w:rFonts w:hint="cs"/>
            <w:noProof/>
            <w:lang w:val="en-US"/>
          </w:rPr>
          <w:t>ư</w:t>
        </w:r>
        <w:r w:rsidR="00E41016" w:rsidRPr="003D027B">
          <w:rPr>
            <w:rStyle w:val="Hyperlink"/>
            <w:noProof/>
            <w:lang w:val="en-US"/>
          </w:rPr>
          <w:t>ớng tiếp cận</w:t>
        </w:r>
        <w:r w:rsidR="00E41016">
          <w:rPr>
            <w:noProof/>
            <w:webHidden/>
          </w:rPr>
          <w:tab/>
        </w:r>
        <w:r w:rsidR="00E41016">
          <w:rPr>
            <w:noProof/>
            <w:webHidden/>
          </w:rPr>
          <w:fldChar w:fldCharType="begin"/>
        </w:r>
        <w:r w:rsidR="00E41016">
          <w:rPr>
            <w:noProof/>
            <w:webHidden/>
          </w:rPr>
          <w:instrText xml:space="preserve"> PAGEREF _Toc455063091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19B27110"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92" w:history="1">
        <w:r w:rsidR="00E41016" w:rsidRPr="003D027B">
          <w:rPr>
            <w:rStyle w:val="Hyperlink"/>
            <w:noProof/>
            <w:lang w:val="en-US"/>
          </w:rPr>
          <w:t>4.4.</w:t>
        </w:r>
        <w:r w:rsidR="00E41016">
          <w:rPr>
            <w:rFonts w:asciiTheme="minorHAnsi" w:eastAsiaTheme="minorEastAsia" w:hAnsiTheme="minorHAnsi"/>
            <w:noProof/>
            <w:sz w:val="22"/>
            <w:lang w:val="en-US" w:eastAsia="ja-JP"/>
          </w:rPr>
          <w:tab/>
        </w:r>
        <w:r w:rsidR="00E41016" w:rsidRPr="003D027B">
          <w:rPr>
            <w:rStyle w:val="Hyperlink"/>
            <w:noProof/>
            <w:lang w:val="en-US"/>
          </w:rPr>
          <w:t>Kết quả thử nghiệm</w:t>
        </w:r>
        <w:r w:rsidR="00E41016">
          <w:rPr>
            <w:noProof/>
            <w:webHidden/>
          </w:rPr>
          <w:tab/>
        </w:r>
        <w:r w:rsidR="00E41016">
          <w:rPr>
            <w:noProof/>
            <w:webHidden/>
          </w:rPr>
          <w:fldChar w:fldCharType="begin"/>
        </w:r>
        <w:r w:rsidR="00E41016">
          <w:rPr>
            <w:noProof/>
            <w:webHidden/>
          </w:rPr>
          <w:instrText xml:space="preserve"> PAGEREF _Toc455063092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6DA8441B" w14:textId="77777777" w:rsidR="00E41016" w:rsidRDefault="007B6EC4">
      <w:pPr>
        <w:pStyle w:val="TOC1"/>
        <w:rPr>
          <w:rFonts w:asciiTheme="minorHAnsi" w:eastAsiaTheme="minorEastAsia" w:hAnsiTheme="minorHAnsi"/>
          <w:noProof/>
          <w:sz w:val="22"/>
          <w:lang w:val="en-US" w:eastAsia="ja-JP"/>
        </w:rPr>
      </w:pPr>
      <w:hyperlink w:anchor="_Toc455063093" w:history="1">
        <w:r w:rsidR="00E41016" w:rsidRPr="003D027B">
          <w:rPr>
            <w:rStyle w:val="Hyperlink"/>
            <w:noProof/>
          </w:rPr>
          <w:t>Ch</w:t>
        </w:r>
        <w:r w:rsidR="00E41016" w:rsidRPr="003D027B">
          <w:rPr>
            <w:rStyle w:val="Hyperlink"/>
            <w:rFonts w:hint="cs"/>
            <w:noProof/>
          </w:rPr>
          <w:t>ươ</w:t>
        </w:r>
        <w:r w:rsidR="00E41016" w:rsidRPr="003D027B">
          <w:rPr>
            <w:rStyle w:val="Hyperlink"/>
            <w:noProof/>
          </w:rPr>
          <w:t>ng 5.</w:t>
        </w:r>
        <w:r w:rsidR="00E41016">
          <w:rPr>
            <w:rFonts w:asciiTheme="minorHAnsi" w:eastAsiaTheme="minorEastAsia" w:hAnsiTheme="minorHAnsi"/>
            <w:noProof/>
            <w:sz w:val="22"/>
            <w:lang w:val="en-US" w:eastAsia="ja-JP"/>
          </w:rPr>
          <w:tab/>
        </w:r>
        <w:r w:rsidR="00E41016" w:rsidRPr="003D027B">
          <w:rPr>
            <w:rStyle w:val="Hyperlink"/>
            <w:noProof/>
          </w:rPr>
          <w:t>KẾT LUẬN</w:t>
        </w:r>
        <w:r w:rsidR="00E41016">
          <w:rPr>
            <w:noProof/>
            <w:webHidden/>
          </w:rPr>
          <w:tab/>
        </w:r>
        <w:r w:rsidR="00E41016">
          <w:rPr>
            <w:noProof/>
            <w:webHidden/>
          </w:rPr>
          <w:fldChar w:fldCharType="begin"/>
        </w:r>
        <w:r w:rsidR="00E41016">
          <w:rPr>
            <w:noProof/>
            <w:webHidden/>
          </w:rPr>
          <w:instrText xml:space="preserve"> PAGEREF _Toc455063093 \h </w:instrText>
        </w:r>
        <w:r w:rsidR="00E41016">
          <w:rPr>
            <w:noProof/>
            <w:webHidden/>
          </w:rPr>
        </w:r>
        <w:r w:rsidR="00E41016">
          <w:rPr>
            <w:noProof/>
            <w:webHidden/>
          </w:rPr>
          <w:fldChar w:fldCharType="separate"/>
        </w:r>
        <w:r w:rsidR="00E41016">
          <w:rPr>
            <w:noProof/>
            <w:webHidden/>
          </w:rPr>
          <w:t>10</w:t>
        </w:r>
        <w:r w:rsidR="00E41016">
          <w:rPr>
            <w:noProof/>
            <w:webHidden/>
          </w:rPr>
          <w:fldChar w:fldCharType="end"/>
        </w:r>
      </w:hyperlink>
    </w:p>
    <w:p w14:paraId="6B49C315" w14:textId="77777777" w:rsidR="001F7810" w:rsidRPr="00A5343C" w:rsidRDefault="009D427A" w:rsidP="00BE161C">
      <w:pPr>
        <w:rPr>
          <w:rFonts w:cs="Times New Roman"/>
          <w:b/>
          <w:sz w:val="28"/>
          <w:szCs w:val="26"/>
        </w:rPr>
      </w:pPr>
      <w:r w:rsidRPr="00A5343C">
        <w:rPr>
          <w:rFonts w:cs="Times New Roman"/>
          <w:b/>
          <w:sz w:val="28"/>
          <w:szCs w:val="26"/>
        </w:rPr>
        <w:fldChar w:fldCharType="end"/>
      </w:r>
    </w:p>
    <w:p w14:paraId="07CDDF77" w14:textId="77777777" w:rsidR="001F7810" w:rsidRPr="00A5343C" w:rsidRDefault="001F7810" w:rsidP="00A1168A">
      <w:pPr>
        <w:jc w:val="center"/>
        <w:rPr>
          <w:rFonts w:cs="Times New Roman"/>
          <w:b/>
          <w:sz w:val="28"/>
          <w:szCs w:val="26"/>
        </w:rPr>
      </w:pPr>
    </w:p>
    <w:p w14:paraId="00027BD3" w14:textId="77777777" w:rsidR="00D97CBC" w:rsidRDefault="00D97CBC" w:rsidP="00A1168A">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14:paraId="7A550BD7" w14:textId="77777777" w:rsidR="001F7810" w:rsidRDefault="00D97CBC" w:rsidP="00D97CBC">
      <w:pPr>
        <w:jc w:val="center"/>
        <w:rPr>
          <w:rFonts w:cs="Times New Roman"/>
          <w:b/>
          <w:sz w:val="28"/>
          <w:szCs w:val="26"/>
        </w:rPr>
      </w:pPr>
      <w:r>
        <w:rPr>
          <w:rFonts w:cs="Times New Roman"/>
          <w:b/>
          <w:sz w:val="28"/>
          <w:szCs w:val="26"/>
        </w:rPr>
        <w:lastRenderedPageBreak/>
        <w:t>DANH MỤC HÌNH VẼ</w:t>
      </w:r>
    </w:p>
    <w:p w14:paraId="2BB42E2B" w14:textId="77777777" w:rsidR="00D97CBC" w:rsidRDefault="00D97CBC" w:rsidP="00D97CBC">
      <w:pPr>
        <w:jc w:val="center"/>
        <w:rPr>
          <w:rFonts w:cs="Times New Roman"/>
          <w:b/>
          <w:sz w:val="28"/>
          <w:szCs w:val="26"/>
        </w:rPr>
      </w:pPr>
    </w:p>
    <w:p w14:paraId="3A5C0103" w14:textId="77777777" w:rsidR="00D97CBC" w:rsidRDefault="00D97CBC" w:rsidP="00D97CBC">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14:paraId="769F9E50" w14:textId="77777777" w:rsidR="00D97CBC" w:rsidRPr="00A5343C" w:rsidRDefault="00D97CBC" w:rsidP="00D97CBC">
      <w:pPr>
        <w:jc w:val="center"/>
        <w:rPr>
          <w:rFonts w:cs="Times New Roman"/>
          <w:b/>
          <w:sz w:val="28"/>
          <w:szCs w:val="26"/>
        </w:rPr>
        <w:sectPr w:rsidR="00D97CBC" w:rsidRPr="00A5343C" w:rsidSect="00745672">
          <w:pgSz w:w="11906" w:h="16838"/>
          <w:pgMar w:top="1701" w:right="1134" w:bottom="1985" w:left="1985" w:header="708" w:footer="708" w:gutter="0"/>
          <w:cols w:space="708"/>
          <w:docGrid w:linePitch="360"/>
        </w:sectPr>
      </w:pPr>
      <w:r>
        <w:rPr>
          <w:rFonts w:cs="Times New Roman"/>
          <w:b/>
          <w:sz w:val="28"/>
          <w:szCs w:val="26"/>
        </w:rPr>
        <w:lastRenderedPageBreak/>
        <w:t>DANH MỤC BẢNG</w:t>
      </w:r>
    </w:p>
    <w:p w14:paraId="6489552D" w14:textId="77777777" w:rsidR="00572585" w:rsidRPr="00A5343C" w:rsidRDefault="00572585" w:rsidP="005D7BC1">
      <w:pPr>
        <w:pStyle w:val="Title"/>
        <w:rPr>
          <w:rFonts w:cs="Times New Roman"/>
        </w:rPr>
      </w:pPr>
      <w:r w:rsidRPr="00A5343C">
        <w:rPr>
          <w:rFonts w:cs="Times New Roman"/>
        </w:rPr>
        <w:lastRenderedPageBreak/>
        <w:t>DANH MỤC TỪ VIẾT TẮT</w:t>
      </w:r>
    </w:p>
    <w:p w14:paraId="039591C4" w14:textId="77777777" w:rsidR="00572585" w:rsidRPr="00DC43AC" w:rsidRDefault="00572585" w:rsidP="00BE161C">
      <w:pPr>
        <w:rPr>
          <w:rFonts w:cstheme="majorHAnsi"/>
          <w:b/>
          <w:sz w:val="28"/>
          <w:szCs w:val="26"/>
        </w:rPr>
      </w:pPr>
    </w:p>
    <w:p w14:paraId="1C05CDB1" w14:textId="77777777" w:rsidR="00572585" w:rsidRPr="00DC43AC" w:rsidRDefault="00572585" w:rsidP="00572585">
      <w:pPr>
        <w:rPr>
          <w:rFonts w:cstheme="majorHAnsi"/>
          <w:b/>
          <w:sz w:val="28"/>
          <w:szCs w:val="26"/>
        </w:rPr>
      </w:pPr>
    </w:p>
    <w:p w14:paraId="25B0CFB3" w14:textId="77777777" w:rsidR="00C05CE5" w:rsidRPr="00DC43AC" w:rsidRDefault="00C05CE5" w:rsidP="00572585">
      <w:pPr>
        <w:rPr>
          <w:rFonts w:cstheme="majorHAnsi"/>
          <w:b/>
          <w:sz w:val="28"/>
          <w:szCs w:val="26"/>
        </w:rPr>
      </w:pPr>
    </w:p>
    <w:p w14:paraId="0B1CDC0C" w14:textId="77777777"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14:paraId="6D327FEA" w14:textId="77777777" w:rsidR="00C05CE5" w:rsidRPr="00A5343C" w:rsidRDefault="00C80C65" w:rsidP="005D7BC1">
      <w:pPr>
        <w:pStyle w:val="Title"/>
        <w:rPr>
          <w:rFonts w:eastAsia="Times New Roman" w:cs="Times New Roman"/>
        </w:rPr>
      </w:pPr>
      <w:r>
        <w:rPr>
          <w:rFonts w:eastAsia="Times New Roman" w:cs="Times New Roman"/>
        </w:rPr>
        <w:lastRenderedPageBreak/>
        <w:t>LỜI NÓI ĐẦU</w:t>
      </w:r>
    </w:p>
    <w:p w14:paraId="45621FC1" w14:textId="77777777" w:rsidR="003A122B" w:rsidRDefault="00AA584B" w:rsidP="00BE161C">
      <w:pPr>
        <w:spacing w:after="0"/>
        <w:rPr>
          <w:rFonts w:eastAsia="Times New Roman" w:cs="Times New Roman"/>
          <w:szCs w:val="26"/>
        </w:rPr>
      </w:pPr>
      <w:r>
        <w:rPr>
          <w:rFonts w:eastAsia="Times New Roman" w:cs="Times New Roman"/>
          <w:b/>
          <w:szCs w:val="26"/>
        </w:rPr>
        <w:tab/>
      </w:r>
      <w:r w:rsidR="003A122B">
        <w:rPr>
          <w:rFonts w:eastAsia="Times New Roman" w:cs="Times New Roman"/>
          <w:szCs w:val="26"/>
        </w:rPr>
        <w:t>Cùng với sự phát triển không ngừng của Trí tuệ nhân tạo, con người đang hướng đến việc xây dựng những robot không chỉ có khả năng phân tích và dự đoán ưu việt hơn con người mà còn cần có khả năng giao tiếp tốt giữa các robot với nhau và với cả con người. Một trong những điểm thiết yếu để robot có thể giao tiếp với con người một cách thoải mái đó chính là việc biểu lộ cảm xúc khuôn mặt sao cho phù hợp với đối tượng giao tiếp. Hiện tại cũng có nhiều bài báo nghiên cứu về vấn đề này nhưng vẫn chưa giải quyết vấn đề một cách thỏa đáng.</w:t>
      </w:r>
    </w:p>
    <w:p w14:paraId="606910BE" w14:textId="77777777" w:rsidR="00C05CE5" w:rsidRPr="003A122B" w:rsidRDefault="003A122B" w:rsidP="00BE161C">
      <w:pPr>
        <w:spacing w:after="0"/>
        <w:rPr>
          <w:rFonts w:eastAsia="Times New Roman" w:cs="Times New Roman"/>
          <w:szCs w:val="26"/>
        </w:rPr>
      </w:pPr>
      <w:r>
        <w:rPr>
          <w:rFonts w:eastAsia="Times New Roman" w:cs="Times New Roman"/>
          <w:szCs w:val="26"/>
        </w:rPr>
        <w:tab/>
        <w:t xml:space="preserve">Trong luận văn này, chúng tôi sẽ đưa ra một hướng tiếp cận mới nhằm giải quyết bài toán này: đó là </w:t>
      </w:r>
      <w:r w:rsidR="00C80C65">
        <w:rPr>
          <w:rFonts w:eastAsia="Times New Roman" w:cs="Times New Roman"/>
          <w:szCs w:val="26"/>
        </w:rPr>
        <w:t>thông qua các facial landmark ta sẽ thiết lập mô hình huấn luyện để nhận diện cảm xúc, từ đó tiến hành xây dựng ứng dụng nhận diện với mục tiêu là có thể thực thi thời gian thực.</w:t>
      </w:r>
    </w:p>
    <w:p w14:paraId="39B43CDD" w14:textId="77777777" w:rsidR="00C05CE5" w:rsidRPr="00DC43AC" w:rsidRDefault="00C05CE5" w:rsidP="00C05CE5">
      <w:pPr>
        <w:spacing w:after="0"/>
        <w:jc w:val="center"/>
        <w:rPr>
          <w:rFonts w:eastAsia="Times New Roman" w:cs="Times New Roman"/>
          <w:b/>
          <w:szCs w:val="26"/>
        </w:rPr>
      </w:pPr>
    </w:p>
    <w:p w14:paraId="528FBD15" w14:textId="77777777" w:rsidR="00C05CE5" w:rsidRPr="00DC43AC" w:rsidRDefault="00C05CE5" w:rsidP="00C05CE5">
      <w:pPr>
        <w:spacing w:after="0"/>
        <w:jc w:val="center"/>
        <w:rPr>
          <w:rFonts w:eastAsia="Times New Roman" w:cs="Times New Roman"/>
          <w:b/>
          <w:szCs w:val="26"/>
        </w:rPr>
      </w:pPr>
    </w:p>
    <w:p w14:paraId="6F559D73" w14:textId="77777777" w:rsidR="00C05CE5" w:rsidDel="007B6EC4" w:rsidRDefault="00C05CE5" w:rsidP="0030138A">
      <w:pPr>
        <w:pStyle w:val="Heading1"/>
        <w:rPr>
          <w:del w:id="0" w:author="User-Admin" w:date="2016-07-04T21:27:00Z"/>
        </w:rPr>
      </w:pPr>
      <w:r w:rsidRPr="00627E41">
        <w:rPr>
          <w:sz w:val="26"/>
          <w:szCs w:val="26"/>
          <w:lang w:val="vi-VN"/>
        </w:rPr>
        <w:br w:type="page"/>
      </w:r>
      <w:bookmarkStart w:id="1" w:name="_Toc455063065"/>
      <w:r w:rsidR="00AF158F">
        <w:lastRenderedPageBreak/>
        <w:t>TỔNG QUAN</w:t>
      </w:r>
      <w:bookmarkEnd w:id="1"/>
    </w:p>
    <w:p w14:paraId="71F4B5ED" w14:textId="5EAD7B6D" w:rsidR="006A3498" w:rsidRPr="006A3498" w:rsidRDefault="006A3498" w:rsidP="007B6EC4">
      <w:pPr>
        <w:pStyle w:val="Heading1"/>
        <w:pPrChange w:id="2" w:author="User-Admin" w:date="2016-07-04T21:27:00Z">
          <w:pPr/>
        </w:pPrChange>
      </w:pPr>
      <w:del w:id="3" w:author="User-Admin" w:date="2016-07-04T21:27:00Z">
        <w:r w:rsidRPr="007B6EC4" w:rsidDel="007B6EC4">
          <w:rPr>
            <w:szCs w:val="26"/>
            <w:rPrChange w:id="4" w:author="User-Admin" w:date="2016-07-04T21:27:00Z">
              <w:rPr>
                <w:b/>
              </w:rPr>
            </w:rPrChange>
          </w:rPr>
          <w:delText>(Chương 1 phc facial ại)</w:delText>
        </w:r>
      </w:del>
    </w:p>
    <w:p w14:paraId="42864847" w14:textId="77777777" w:rsidR="00C05CE5" w:rsidRDefault="00AF158F" w:rsidP="00CF53A2">
      <w:pPr>
        <w:pStyle w:val="Heading2"/>
        <w:rPr>
          <w:rFonts w:eastAsia="Times New Roman" w:cs="Times New Roman"/>
          <w:lang w:val="en-US"/>
        </w:rPr>
      </w:pPr>
      <w:bookmarkStart w:id="5" w:name="_Toc455063066"/>
      <w:r>
        <w:rPr>
          <w:rFonts w:eastAsia="Times New Roman" w:cs="Times New Roman"/>
          <w:lang w:val="en-US"/>
        </w:rPr>
        <w:t>Đặt vấn đề</w:t>
      </w:r>
      <w:bookmarkEnd w:id="5"/>
    </w:p>
    <w:p w14:paraId="348F9D3E" w14:textId="77777777" w:rsidR="004903FF" w:rsidRPr="004903FF" w:rsidRDefault="004903FF" w:rsidP="004903FF">
      <w:pPr>
        <w:rPr>
          <w:lang w:val="en-US"/>
        </w:rPr>
      </w:pPr>
      <w:r>
        <w:rPr>
          <w:lang w:val="en-US"/>
        </w:rPr>
        <w:t xml:space="preserve">Trong khoa học Trí tuệ nhân tạo đặc biệt là robot, việc </w:t>
      </w:r>
      <w:r w:rsidR="00E13D70">
        <w:rPr>
          <w:lang w:val="en-US"/>
        </w:rPr>
        <w:t xml:space="preserve">tăng cường </w:t>
      </w:r>
      <w:r>
        <w:rPr>
          <w:lang w:val="en-US"/>
        </w:rPr>
        <w:t>khả năng giao</w:t>
      </w:r>
      <w:r w:rsidR="00E13D70">
        <w:rPr>
          <w:lang w:val="en-US"/>
        </w:rPr>
        <w:t xml:space="preserve"> tiếp với con người của robot là hệ quả tất yếu. Một robot với khả năng giao tiếp giống người thật sẽ giúp cho công việc giữa người và máy có thể thuận tiện và suôn sẻ hơn. Để đạt được mục đích đó, ta cần phải tạo điều kiện giúp cho robot phân tích được những biểu lộ cảm xúc của con người thông qua giọng nói, sóng não, nét biểu lộ trên khuôn mặt, v.v... Một trong những hướng tiếp cận thuận tiện nhất đó chính là thông qua những thể hiện trên khuôn mặt.</w:t>
      </w:r>
      <w:r w:rsidR="00151763">
        <w:rPr>
          <w:lang w:val="en-US"/>
        </w:rPr>
        <w:t xml:space="preserve"> Để đạt được mục tiêu nói trên, ta phải đảm bảo việc nhận diện cảm xúc phải có được độ chính xác cao và tốc độ nhận diện chấp nhận được. Nhóm chúng em đề xuất ra 1 hướng tiếp cận mới nhằm giải quyết vấn đề đó.</w:t>
      </w:r>
    </w:p>
    <w:p w14:paraId="04901803" w14:textId="77777777" w:rsidR="007F4B40" w:rsidRDefault="004903FF" w:rsidP="004903FF">
      <w:pPr>
        <w:pStyle w:val="Heading2"/>
        <w:rPr>
          <w:lang w:val="en-US"/>
        </w:rPr>
      </w:pPr>
      <w:bookmarkStart w:id="6" w:name="_Toc455063067"/>
      <w:bookmarkStart w:id="7" w:name="_Toc140297269"/>
      <w:bookmarkStart w:id="8" w:name="_Toc142813558"/>
      <w:r>
        <w:rPr>
          <w:lang w:val="en-US"/>
        </w:rPr>
        <w:t>Các nghiên cứu liên quan</w:t>
      </w:r>
      <w:bookmarkEnd w:id="6"/>
    </w:p>
    <w:p w14:paraId="26F5DF51" w14:textId="77777777" w:rsidR="00E13D70" w:rsidRDefault="00151763" w:rsidP="00151763">
      <w:pPr>
        <w:rPr>
          <w:lang w:val="en-US"/>
        </w:rPr>
      </w:pPr>
      <w:r>
        <w:rPr>
          <w:lang w:val="en-US"/>
        </w:rPr>
        <w:t xml:space="preserve">Theo như nghiên cứu của Pantic &amp; Rothkrantz [0] thì nhóm ông cho rằng để giải quyết bài toán nhận diện cảm xúc khuôn mặt ta cần phải trải qua 3 quá trình: nhận diện khuôn mặt, trích xuất </w:t>
      </w:r>
      <w:r w:rsidR="00DE50E4">
        <w:rPr>
          <w:lang w:val="en-US"/>
        </w:rPr>
        <w:t>dữ liệu</w:t>
      </w:r>
      <w:r>
        <w:rPr>
          <w:lang w:val="en-US"/>
        </w:rPr>
        <w:t xml:space="preserve"> từ khuôn mặt </w:t>
      </w:r>
      <w:proofErr w:type="gramStart"/>
      <w:r>
        <w:rPr>
          <w:lang w:val="en-US"/>
        </w:rPr>
        <w:t>thu</w:t>
      </w:r>
      <w:proofErr w:type="gramEnd"/>
      <w:r>
        <w:rPr>
          <w:lang w:val="en-US"/>
        </w:rPr>
        <w:t xml:space="preserve"> được và cuối cùng là phân loại dạng cảm xúc.</w:t>
      </w:r>
    </w:p>
    <w:p w14:paraId="4184F10E" w14:textId="77777777" w:rsidR="00772B04" w:rsidRDefault="00772B04" w:rsidP="00151763">
      <w:pPr>
        <w:rPr>
          <w:lang w:val="en-US"/>
        </w:rPr>
      </w:pPr>
      <w:r>
        <w:rPr>
          <w:lang w:val="en-US"/>
        </w:rPr>
        <w:t xml:space="preserve">Những nghiên cứu từ trước đến nay đều mặc định sẵn rằng trong 1 ảnh hoặc chuỗi ảnh đang được xử lý thì ta có được 1 số thông tin về vị trí của frontal face. Nhóm nghiên cứu của Viola &amp; Jones [1] đã sử dụng thuật toán Adaboost để thực hiện tìm kiếm vét cạn thông qua các sub-window với các kích cỡ khác nhau của ảnh gốc nhằm xác định được vị trí chính xác của khuôn mặt. </w:t>
      </w:r>
      <w:r w:rsidR="00DE50E4">
        <w:rPr>
          <w:lang w:val="en-US"/>
        </w:rPr>
        <w:t>Một điểm chưa mạnh của nghiên cứu trên là tốc độ xử lý khá chậm (15FPS). V.Kazemi và J.Sullivan [2] đã đưa ra được 1 hướng tiếp cận tốt hơn, đó chính là sử dụng cây hồi quy để xác định được vị trí chính xác của khuôn mặt kèm với các landmark với tốc độ xử lý cao.</w:t>
      </w:r>
    </w:p>
    <w:p w14:paraId="24207CA1" w14:textId="77777777" w:rsidR="00DE50E4" w:rsidRDefault="00DE50E4" w:rsidP="00151763">
      <w:pPr>
        <w:rPr>
          <w:lang w:val="en-US"/>
        </w:rPr>
      </w:pPr>
      <w:r>
        <w:rPr>
          <w:lang w:val="en-US"/>
        </w:rPr>
        <w:t xml:space="preserve">Về vấn đề trích xuất dữ liệu, nhóm của Cohn [3] </w:t>
      </w:r>
      <w:r w:rsidR="00B570C2">
        <w:rPr>
          <w:lang w:val="en-US"/>
        </w:rPr>
        <w:t xml:space="preserve">đầu tiên khoanh vùng các điểm feature trong frame ảnh đầu tiên của chuỗi ảnh bằng tay, sau đó sử dụng </w:t>
      </w:r>
      <w:r w:rsidR="00B570C2">
        <w:rPr>
          <w:lang w:val="en-US"/>
        </w:rPr>
        <w:lastRenderedPageBreak/>
        <w:t xml:space="preserve">hierarchical optical flow để track chuyển động của các cửa sổ nhỏ xung quanh các điểm đó xuyên suốt các frame. Những vector chuyển vị tính được cho mỗi landmark giữa frame khởi đầu và đỉnh điểm thể hiện thông tin </w:t>
      </w:r>
      <w:proofErr w:type="gramStart"/>
      <w:r w:rsidR="00B570C2">
        <w:rPr>
          <w:lang w:val="en-US"/>
        </w:rPr>
        <w:t>thu</w:t>
      </w:r>
      <w:proofErr w:type="gramEnd"/>
      <w:r w:rsidR="00B570C2">
        <w:rPr>
          <w:lang w:val="en-US"/>
        </w:rPr>
        <w:t xml:space="preserve"> được về biểu cảm khuôn mặt.</w:t>
      </w:r>
    </w:p>
    <w:p w14:paraId="0D59FE77" w14:textId="77777777" w:rsidR="00B570C2" w:rsidRPr="00E13D70" w:rsidRDefault="00B570C2" w:rsidP="00151763">
      <w:pPr>
        <w:rPr>
          <w:lang w:val="en-US"/>
        </w:rPr>
      </w:pPr>
      <w:r>
        <w:rPr>
          <w:lang w:val="en-US"/>
        </w:rPr>
        <w:t xml:space="preserve">Công đoạn cuối cùng của quá trình nhận diện cảm xúc khuôn mặt đó là việc phân loại cảm xúc thông qua một cách sắp xếp cụ thể. Đa số các công trình nghiên cứu hiện nay đều chia cảm xúc khuôn mặt thành 6 loại chính: giận dữ, ghê tởm, sợ hãi, vui vẻ, buồn rầu và ngạc nhiên </w:t>
      </w:r>
      <w:proofErr w:type="gramStart"/>
      <w:r>
        <w:rPr>
          <w:lang w:val="en-US"/>
        </w:rPr>
        <w:t>theo</w:t>
      </w:r>
      <w:proofErr w:type="gramEnd"/>
      <w:r>
        <w:rPr>
          <w:lang w:val="en-US"/>
        </w:rPr>
        <w:t xml:space="preserve"> như nhóm nghiên cứu của P. Ekman [4]. Nhóm của ông đã thiết lập hệ thống Facial Action Coding System (FACS) </w:t>
      </w:r>
      <w:r w:rsidR="00FB322D">
        <w:rPr>
          <w:lang w:val="en-US"/>
        </w:rPr>
        <w:t>cho những biểu hiện trên khuôn mặt thông qua 1 bộ 44 cử chỉ khuôn mặt được gọi là Action Units (AUs).</w:t>
      </w:r>
    </w:p>
    <w:p w14:paraId="5083C3C4" w14:textId="08A2F00C" w:rsidR="004903FF" w:rsidRDefault="004903FF" w:rsidP="004903FF">
      <w:pPr>
        <w:pStyle w:val="Heading2"/>
        <w:rPr>
          <w:lang w:val="en-US"/>
        </w:rPr>
      </w:pPr>
      <w:bookmarkStart w:id="9" w:name="_Toc455063068"/>
      <w:r>
        <w:rPr>
          <w:lang w:val="en-US"/>
        </w:rPr>
        <w:t xml:space="preserve">Mục tiêu đề tài, phạm </w:t>
      </w:r>
      <w:proofErr w:type="gramStart"/>
      <w:r>
        <w:rPr>
          <w:lang w:val="en-US"/>
        </w:rPr>
        <w:t>vi</w:t>
      </w:r>
      <w:proofErr w:type="gramEnd"/>
      <w:r>
        <w:rPr>
          <w:lang w:val="en-US"/>
        </w:rPr>
        <w:t xml:space="preserve"> </w:t>
      </w:r>
      <w:ins w:id="10" w:author="User-Admin" w:date="2016-07-04T21:28:00Z">
        <w:r w:rsidR="007B6EC4">
          <w:rPr>
            <w:lang w:val="en-US"/>
          </w:rPr>
          <w:t>đề tài</w:t>
        </w:r>
      </w:ins>
      <w:del w:id="11" w:author="User-Admin" w:date="2016-07-04T21:28:00Z">
        <w:r w:rsidDel="007B6EC4">
          <w:rPr>
            <w:lang w:val="en-US"/>
          </w:rPr>
          <w:delText>bài toán</w:delText>
        </w:r>
      </w:del>
      <w:bookmarkEnd w:id="9"/>
    </w:p>
    <w:p w14:paraId="1F72E6D6" w14:textId="77777777" w:rsidR="007B6EC4" w:rsidRDefault="007B6EC4" w:rsidP="007B6EC4">
      <w:pPr>
        <w:pStyle w:val="Heading3"/>
        <w:rPr>
          <w:ins w:id="12" w:author="User-Admin" w:date="2016-07-04T21:28:00Z"/>
          <w:lang w:val="en-US"/>
        </w:rPr>
      </w:pPr>
      <w:bookmarkStart w:id="13" w:name="_Toc455391734"/>
      <w:ins w:id="14" w:author="User-Admin" w:date="2016-07-04T21:28:00Z">
        <w:r>
          <w:rPr>
            <w:lang w:val="en-US"/>
          </w:rPr>
          <w:t>Mục tiêu đề tài</w:t>
        </w:r>
        <w:bookmarkEnd w:id="13"/>
      </w:ins>
    </w:p>
    <w:p w14:paraId="160E7264" w14:textId="77777777" w:rsidR="007B6EC4" w:rsidRPr="00A25595" w:rsidRDefault="007B6EC4" w:rsidP="007B6EC4">
      <w:pPr>
        <w:rPr>
          <w:ins w:id="15" w:author="User-Admin" w:date="2016-07-04T21:28:00Z"/>
          <w:lang w:val="en-US"/>
        </w:rPr>
      </w:pPr>
      <w:ins w:id="16" w:author="User-Admin" w:date="2016-07-04T21:28:00Z">
        <w:r>
          <w:rPr>
            <w:lang w:val="en-US"/>
          </w:rPr>
          <w:t xml:space="preserve">Đề tài tập trung nghiên cứu 1 ứng dụng có khả năng nhận biết được cảm xúc của con người </w:t>
        </w:r>
        <w:proofErr w:type="gramStart"/>
        <w:r>
          <w:rPr>
            <w:lang w:val="en-US"/>
          </w:rPr>
          <w:t>theo</w:t>
        </w:r>
        <w:proofErr w:type="gramEnd"/>
        <w:r>
          <w:rPr>
            <w:lang w:val="en-US"/>
          </w:rPr>
          <w:t xml:space="preserve"> thời gian thông qua camera lưu giữ hình ảnh của họ.</w:t>
        </w:r>
      </w:ins>
    </w:p>
    <w:p w14:paraId="43472737" w14:textId="77777777" w:rsidR="007B6EC4" w:rsidRPr="00A25595" w:rsidRDefault="007B6EC4" w:rsidP="007B6EC4">
      <w:pPr>
        <w:pStyle w:val="Heading3"/>
        <w:rPr>
          <w:ins w:id="17" w:author="User-Admin" w:date="2016-07-04T21:28:00Z"/>
          <w:lang w:val="en-US"/>
        </w:rPr>
      </w:pPr>
      <w:bookmarkStart w:id="18" w:name="_Toc455391735"/>
      <w:ins w:id="19" w:author="User-Admin" w:date="2016-07-04T21:28:00Z">
        <w:r>
          <w:rPr>
            <w:lang w:val="en-US"/>
          </w:rPr>
          <w:t xml:space="preserve">Phạm </w:t>
        </w:r>
        <w:proofErr w:type="gramStart"/>
        <w:r>
          <w:rPr>
            <w:lang w:val="en-US"/>
          </w:rPr>
          <w:t>vi</w:t>
        </w:r>
        <w:proofErr w:type="gramEnd"/>
        <w:r>
          <w:rPr>
            <w:lang w:val="en-US"/>
          </w:rPr>
          <w:t xml:space="preserve"> </w:t>
        </w:r>
        <w:bookmarkEnd w:id="18"/>
        <w:r>
          <w:rPr>
            <w:lang w:val="en-US"/>
          </w:rPr>
          <w:t>đề tài</w:t>
        </w:r>
      </w:ins>
    </w:p>
    <w:p w14:paraId="69FA1A4E" w14:textId="1BB84E5C" w:rsidR="004903FF" w:rsidRPr="004903FF" w:rsidRDefault="007B6EC4" w:rsidP="007B6EC4">
      <w:pPr>
        <w:rPr>
          <w:lang w:val="en-US"/>
        </w:rPr>
      </w:pPr>
      <w:ins w:id="20" w:author="User-Admin" w:date="2016-07-04T21:28:00Z">
        <w:r>
          <w:rPr>
            <w:lang w:val="en-US"/>
          </w:rPr>
          <w:t xml:space="preserve">Để có thể thực hiện được mục tiêu của đề tài thì chúng tôi sử dụng thuật toán nhận diện facial landmark của V.Kazemi và J.Sullivan [2] để tối ưu hóa thời gian nhận diện các facial landmark. Sau khi tiền xử lý landmark </w:t>
        </w:r>
        <w:proofErr w:type="gramStart"/>
        <w:r>
          <w:rPr>
            <w:lang w:val="en-US"/>
          </w:rPr>
          <w:t>thu</w:t>
        </w:r>
        <w:proofErr w:type="gramEnd"/>
        <w:r>
          <w:rPr>
            <w:lang w:val="en-US"/>
          </w:rPr>
          <w:t xml:space="preserve"> được nhóm sẽ tính toán 1 set gồm nhiều feature kèm với các label. Trong nghiên cứu này thì nhóm chỉ nhận dạng frontal face với 3 dạng cảm xúc cơ bản: tích cực (positive), tiêu cực (negative) và bình thường (neutral). Sau khi thử nghiệm qua các model máy học thì nhóm quyết định sử dụng thuật toán SVM để phân loại vì tính hiệu quả và tốc độ xử lý của nó phù hợp với mục tiêu của đề tài.</w:t>
        </w:r>
      </w:ins>
      <w:del w:id="21" w:author="User-Admin" w:date="2016-07-04T21:28:00Z">
        <w:r w:rsidR="000F120E" w:rsidDel="007B6EC4">
          <w:rPr>
            <w:lang w:val="en-US"/>
          </w:rPr>
          <w:delText xml:space="preserve">Nhóm sẽ </w:delText>
        </w:r>
        <w:r w:rsidR="00013DDE" w:rsidDel="007B6EC4">
          <w:rPr>
            <w:lang w:val="en-US"/>
          </w:rPr>
          <w:delText>sử dụng thuật toán nhận diện facial landmark của V.Kazemi và J.Sullivan [2] để tối ưu hóa thời gian nhận diện các facial landmark. Sau khi tiền xử lý landmark thu được nhóm sẽ tính toán 1 set gồm 105 feature kèm với các label. Trong nghiên cứu này thì nhóm không dựa vào FACS mà chỉ nhận dạng frontal face với 3 dạng cảm xúc cơ bản: tích cực (positive), tiêu cực (negative) và bình thường (neutral). Sau khi thử nghiệm qua các model máy học thì nhóm quyết định sử dụng thuật toán SVM để phân loại vì tính hiệu quả và tốc độ xử lý của nó phù hợp với mục tiêu của đề tài.</w:delText>
        </w:r>
      </w:del>
    </w:p>
    <w:p w14:paraId="3AD015F3" w14:textId="77777777" w:rsidR="0074104A" w:rsidRDefault="0074104A" w:rsidP="0074104A">
      <w:pPr>
        <w:pStyle w:val="Heading2"/>
        <w:rPr>
          <w:lang w:val="en-US"/>
        </w:rPr>
      </w:pPr>
      <w:bookmarkStart w:id="22" w:name="_Toc455063069"/>
      <w:r>
        <w:rPr>
          <w:lang w:val="en-US"/>
        </w:rPr>
        <w:lastRenderedPageBreak/>
        <w:t>Bố cục luận văn</w:t>
      </w:r>
      <w:bookmarkEnd w:id="22"/>
    </w:p>
    <w:p w14:paraId="5BE6EF88" w14:textId="77777777" w:rsidR="0074104A" w:rsidRDefault="0074104A" w:rsidP="00E41016">
      <w:pPr>
        <w:rPr>
          <w:lang w:val="en-US"/>
        </w:rPr>
      </w:pPr>
      <w:r>
        <w:rPr>
          <w:b/>
          <w:lang w:val="en-US"/>
        </w:rPr>
        <w:t xml:space="preserve">Chương 1: </w:t>
      </w:r>
      <w:r>
        <w:rPr>
          <w:lang w:val="en-US"/>
        </w:rPr>
        <w:t xml:space="preserve">Trình bày cách </w:t>
      </w:r>
      <w:proofErr w:type="gramStart"/>
      <w:r>
        <w:rPr>
          <w:lang w:val="en-US"/>
        </w:rPr>
        <w:t>thu</w:t>
      </w:r>
      <w:proofErr w:type="gramEnd"/>
      <w:r>
        <w:rPr>
          <w:lang w:val="en-US"/>
        </w:rPr>
        <w:t xml:space="preserve"> thập dữ liệ</w:t>
      </w:r>
      <w:r w:rsidR="00402150">
        <w:rPr>
          <w:lang w:val="en-US"/>
        </w:rPr>
        <w:t xml:space="preserve">u. </w:t>
      </w:r>
      <w:r>
        <w:rPr>
          <w:lang w:val="en-US"/>
        </w:rPr>
        <w:t xml:space="preserve">Bên cạnh việc </w:t>
      </w:r>
      <w:proofErr w:type="gramStart"/>
      <w:r>
        <w:rPr>
          <w:lang w:val="en-US"/>
        </w:rPr>
        <w:t>thu</w:t>
      </w:r>
      <w:proofErr w:type="gramEnd"/>
      <w:r>
        <w:rPr>
          <w:lang w:val="en-US"/>
        </w:rPr>
        <w:t xml:space="preserve"> thập dữ liệu cho ứng dụng chính, nhóm cũng sẽ trình bày những thuật giải tiền xử lý dữ liệu bao gồm: tiền xử lý ảnh, tính toán vị trí các facial landmark.</w:t>
      </w:r>
    </w:p>
    <w:p w14:paraId="45800F98" w14:textId="77777777" w:rsidR="0074104A" w:rsidRDefault="0074104A" w:rsidP="00E41016">
      <w:pPr>
        <w:rPr>
          <w:lang w:val="en-US"/>
        </w:rPr>
      </w:pPr>
      <w:r>
        <w:rPr>
          <w:b/>
          <w:lang w:val="en-US"/>
        </w:rPr>
        <w:t xml:space="preserve">Chương 2: </w:t>
      </w:r>
      <w:r>
        <w:rPr>
          <w:lang w:val="en-US"/>
        </w:rPr>
        <w:t xml:space="preserve">Trình bày cách trích xuất feature từ vị trí các facial landmark </w:t>
      </w:r>
      <w:proofErr w:type="gramStart"/>
      <w:r>
        <w:rPr>
          <w:lang w:val="en-US"/>
        </w:rPr>
        <w:t>thu</w:t>
      </w:r>
      <w:proofErr w:type="gramEnd"/>
      <w:r>
        <w:rPr>
          <w:lang w:val="en-US"/>
        </w:rPr>
        <w:t xml:space="preserve"> đượ</w:t>
      </w:r>
      <w:r w:rsidR="00402150">
        <w:rPr>
          <w:lang w:val="en-US"/>
        </w:rPr>
        <w:t>c</w:t>
      </w:r>
      <w:r>
        <w:rPr>
          <w:lang w:val="en-US"/>
        </w:rPr>
        <w:t>, từ đó gán nhãn cho các feature vector tạo thành bộ dữ liệu cho việc training.</w:t>
      </w:r>
    </w:p>
    <w:p w14:paraId="5CE3163B" w14:textId="77777777" w:rsidR="00E41016" w:rsidRDefault="0074104A" w:rsidP="00E41016">
      <w:pPr>
        <w:rPr>
          <w:lang w:val="en-US"/>
        </w:rPr>
      </w:pPr>
      <w:r>
        <w:rPr>
          <w:b/>
          <w:lang w:val="en-US"/>
        </w:rPr>
        <w:t>Chương 3:</w:t>
      </w:r>
      <w:r>
        <w:rPr>
          <w:lang w:val="en-US"/>
        </w:rPr>
        <w:t xml:space="preserve"> </w:t>
      </w:r>
      <w:r w:rsidR="00B93B8B">
        <w:rPr>
          <w:lang w:val="en-US"/>
        </w:rPr>
        <w:t xml:space="preserve">Giới thiệu sơ lược về cơ sở lý thuyết sử dụng trong ứng dụng </w:t>
      </w:r>
      <w:proofErr w:type="gramStart"/>
      <w:r w:rsidR="00B93B8B">
        <w:rPr>
          <w:i/>
          <w:lang w:val="en-US"/>
        </w:rPr>
        <w:t>EMO</w:t>
      </w:r>
      <w:r w:rsidR="00E41016">
        <w:rPr>
          <w:lang w:val="en-US"/>
        </w:rPr>
        <w:t xml:space="preserve"> :</w:t>
      </w:r>
      <w:proofErr w:type="gramEnd"/>
      <w:r w:rsidR="00E41016">
        <w:rPr>
          <w:lang w:val="en-US"/>
        </w:rPr>
        <w:t xml:space="preserve"> Support Vector Machines (SVM). Đây sẽ là nền tảng kiến thức cho việc xây dựng các mô hình học để dự đoán cảm xúc thể hiện trên khuôn mặt của người dùng.</w:t>
      </w:r>
    </w:p>
    <w:p w14:paraId="0ED8B160" w14:textId="77777777" w:rsidR="00E41016" w:rsidRDefault="00E41016" w:rsidP="00E41016">
      <w:pPr>
        <w:rPr>
          <w:lang w:val="en-US"/>
        </w:rPr>
      </w:pPr>
      <w:r>
        <w:rPr>
          <w:b/>
          <w:lang w:val="en-US"/>
        </w:rPr>
        <w:t xml:space="preserve">Chương 4: </w:t>
      </w:r>
      <w:r>
        <w:rPr>
          <w:lang w:val="en-US"/>
        </w:rPr>
        <w:t>Trình bày quá trình xây dựng ứng dụng và kết quả thực nghiệm</w:t>
      </w:r>
    </w:p>
    <w:p w14:paraId="2A195E7B" w14:textId="77777777" w:rsidR="00E41016" w:rsidRPr="00E41016" w:rsidRDefault="00E41016" w:rsidP="00D33DE2">
      <w:pPr>
        <w:jc w:val="left"/>
        <w:rPr>
          <w:lang w:val="en-US"/>
        </w:rPr>
        <w:sectPr w:rsidR="00E41016" w:rsidRPr="00E41016" w:rsidSect="00745672">
          <w:footerReference w:type="default" r:id="rId8"/>
          <w:pgSz w:w="11906" w:h="16838"/>
          <w:pgMar w:top="1701" w:right="1134" w:bottom="1985" w:left="1985" w:header="708" w:footer="708" w:gutter="0"/>
          <w:pgNumType w:start="1"/>
          <w:cols w:space="708"/>
          <w:docGrid w:linePitch="360"/>
        </w:sectPr>
        <w:pPrChange w:id="23" w:author="User-Admin" w:date="2016-07-04T21:53:00Z">
          <w:pPr/>
        </w:pPrChange>
      </w:pPr>
      <w:r>
        <w:rPr>
          <w:b/>
          <w:lang w:val="en-US"/>
        </w:rPr>
        <w:t xml:space="preserve">Chương 5: </w:t>
      </w:r>
      <w:r>
        <w:rPr>
          <w:lang w:val="en-US"/>
        </w:rPr>
        <w:t>Trình bày những ưu khuyết điểm, hướng phát triển và kết luận của luận văn</w:t>
      </w:r>
    </w:p>
    <w:p w14:paraId="2A4A6DC6" w14:textId="3CCFAAFE" w:rsidR="00C05CE5" w:rsidRDefault="007B6EC4" w:rsidP="00F300BB">
      <w:pPr>
        <w:pStyle w:val="Heading1"/>
      </w:pPr>
      <w:bookmarkStart w:id="24" w:name="_Toc455063071"/>
      <w:bookmarkEnd w:id="7"/>
      <w:bookmarkEnd w:id="8"/>
      <w:ins w:id="25" w:author="User-Admin" w:date="2016-07-04T21:29:00Z">
        <w:r>
          <w:lastRenderedPageBreak/>
          <w:t>BÀI TOÁN NHẬN DIỆN CẢM XÚC</w:t>
        </w:r>
      </w:ins>
      <w:del w:id="26" w:author="User-Admin" w:date="2016-07-04T21:29:00Z">
        <w:r w:rsidR="0074104A" w:rsidDel="007B6EC4">
          <w:delText>CƠ SỞ LÝ THUYẾT</w:delText>
        </w:r>
      </w:del>
      <w:bookmarkEnd w:id="24"/>
    </w:p>
    <w:p w14:paraId="04621DA6" w14:textId="3F51B669" w:rsidR="00715D2F" w:rsidDel="007B6EC4" w:rsidRDefault="007B6EC4" w:rsidP="00715D2F">
      <w:pPr>
        <w:rPr>
          <w:del w:id="27" w:author="User-Admin" w:date="2016-07-04T21:29:00Z"/>
        </w:rPr>
      </w:pPr>
      <w:ins w:id="28" w:author="User-Admin" w:date="2016-07-04T21:29:00Z">
        <w:r>
          <w:rPr>
            <w:lang w:val="en-US"/>
          </w:rPr>
          <w:t>Ở chương này chúng tôi mô tả vấn đề nhận diện cảm xúc bằng bài toán cụ thể và cách thức giải quyết bài toán đó cùng với những kiến thức cần thiết để có thể giải quyết bài toán.</w:t>
        </w:r>
        <w:r w:rsidDel="007B6EC4">
          <w:t xml:space="preserve"> </w:t>
        </w:r>
      </w:ins>
      <w:del w:id="29" w:author="User-Admin" w:date="2016-07-04T21:29:00Z">
        <w:r w:rsidR="00715D2F" w:rsidDel="007B6EC4">
          <w:delText xml:space="preserve">(tóm tắt chương </w:delText>
        </w:r>
        <w:r w:rsidR="000B52C9" w:rsidDel="007B6EC4">
          <w:delText>sẽ</w:delText>
        </w:r>
        <w:r w:rsidR="00715D2F" w:rsidDel="007B6EC4">
          <w:delText xml:space="preserve"> nói gì)</w:delText>
        </w:r>
      </w:del>
    </w:p>
    <w:p w14:paraId="16FE56F3" w14:textId="7562CA5E" w:rsidR="00861440" w:rsidRPr="00715D2F" w:rsidRDefault="00861440" w:rsidP="007B6EC4">
      <w:pPr>
        <w:pPrChange w:id="30" w:author="User-Admin" w:date="2016-07-04T21:29:00Z">
          <w:pPr/>
        </w:pPrChange>
      </w:pPr>
    </w:p>
    <w:p w14:paraId="3B8AE78E" w14:textId="70CC46DA" w:rsidR="00861440" w:rsidRDefault="00861440" w:rsidP="00861440">
      <w:pPr>
        <w:pStyle w:val="Heading2"/>
        <w:rPr>
          <w:ins w:id="31" w:author="User-Admin" w:date="2016-07-04T21:30:00Z"/>
          <w:rFonts w:eastAsia="Times New Roman" w:cs="Times New Roman"/>
          <w:lang w:val="en-US"/>
        </w:rPr>
      </w:pPr>
      <w:bookmarkStart w:id="32" w:name="_Toc455063072"/>
      <w:del w:id="33" w:author="User-Admin" w:date="2016-07-04T21:30:00Z">
        <w:r w:rsidDel="007B6EC4">
          <w:rPr>
            <w:rFonts w:eastAsia="Times New Roman" w:cs="Times New Roman"/>
            <w:lang w:val="en-US"/>
          </w:rPr>
          <w:delText>Giới thiệu về b</w:delText>
        </w:r>
      </w:del>
      <w:ins w:id="34" w:author="User-Admin" w:date="2016-07-04T21:30:00Z">
        <w:r w:rsidR="007B6EC4">
          <w:rPr>
            <w:rFonts w:eastAsia="Times New Roman" w:cs="Times New Roman"/>
            <w:lang w:val="en-US"/>
          </w:rPr>
          <w:t>B</w:t>
        </w:r>
      </w:ins>
      <w:r>
        <w:rPr>
          <w:rFonts w:eastAsia="Times New Roman" w:cs="Times New Roman"/>
          <w:lang w:val="en-US"/>
        </w:rPr>
        <w:t>ài toán tìm facial landmarks</w:t>
      </w:r>
    </w:p>
    <w:p w14:paraId="596BAF27" w14:textId="1797DE2C" w:rsidR="007B6EC4" w:rsidRDefault="007B6EC4" w:rsidP="007B6EC4">
      <w:pPr>
        <w:pStyle w:val="Heading3"/>
        <w:rPr>
          <w:ins w:id="35" w:author="User-Admin" w:date="2016-07-04T21:31:00Z"/>
          <w:lang w:val="en-US"/>
        </w:rPr>
        <w:pPrChange w:id="36" w:author="User-Admin" w:date="2016-07-04T21:30:00Z">
          <w:pPr>
            <w:pStyle w:val="Heading2"/>
          </w:pPr>
        </w:pPrChange>
      </w:pPr>
      <w:ins w:id="37" w:author="User-Admin" w:date="2016-07-04T21:30:00Z">
        <w:r>
          <w:rPr>
            <w:lang w:val="en-US"/>
          </w:rPr>
          <w:t>Đặc tả bài toán</w:t>
        </w:r>
      </w:ins>
    </w:p>
    <w:p w14:paraId="6580D5F2" w14:textId="72ADCFD5" w:rsidR="007B6EC4" w:rsidRDefault="007B6EC4" w:rsidP="007B6EC4">
      <w:pPr>
        <w:rPr>
          <w:ins w:id="38" w:author="User-Admin" w:date="2016-07-04T21:33:00Z"/>
          <w:lang w:val="en-US"/>
        </w:rPr>
        <w:pPrChange w:id="39" w:author="User-Admin" w:date="2016-07-04T21:31:00Z">
          <w:pPr>
            <w:pStyle w:val="Heading2"/>
          </w:pPr>
        </w:pPrChange>
      </w:pPr>
      <w:ins w:id="40" w:author="User-Admin" w:date="2016-07-04T21:31:00Z">
        <w:r>
          <w:rPr>
            <w:lang w:val="en-US"/>
          </w:rPr>
          <w:t>Như chúng ta đã biết thì cảm xúc của một người thể hiện chủ yếu trên khuôn mặt của người đó</w:t>
        </w:r>
      </w:ins>
      <w:ins w:id="41" w:author="User-Admin" w:date="2016-07-04T21:32:00Z">
        <w:r>
          <w:rPr>
            <w:lang w:val="en-US"/>
          </w:rPr>
          <w:t xml:space="preserve"> mà cụ thể là những điểm đặc trưng trên khuôn mặt, những điểm này thể hiện rất rõ </w:t>
        </w:r>
      </w:ins>
      <w:ins w:id="42" w:author="User-Admin" w:date="2016-07-04T21:33:00Z">
        <w:r>
          <w:rPr>
            <w:lang w:val="en-US"/>
          </w:rPr>
          <w:t>khi một người thể hiện cảm xúc của bản thân họ.</w:t>
        </w:r>
      </w:ins>
    </w:p>
    <w:p w14:paraId="60D1FB98" w14:textId="4E451892" w:rsidR="007B6EC4" w:rsidRDefault="007B6EC4" w:rsidP="007B6EC4">
      <w:pPr>
        <w:rPr>
          <w:ins w:id="43" w:author="User-Admin" w:date="2016-07-04T21:46:00Z"/>
          <w:lang w:val="en-US"/>
        </w:rPr>
        <w:pPrChange w:id="44" w:author="User-Admin" w:date="2016-07-04T21:31:00Z">
          <w:pPr>
            <w:pStyle w:val="Heading2"/>
          </w:pPr>
        </w:pPrChange>
      </w:pPr>
      <w:ins w:id="45" w:author="User-Admin" w:date="2016-07-04T21:34:00Z">
        <w:r>
          <w:rPr>
            <w:lang w:val="en-US"/>
          </w:rPr>
          <w:t>Như vậy để có thể nhận diện cảm xúc của một người thì công đoạn đầu tiên là chúng tôi đi tìm các điểm đặc trưng trên khuôn mặt của người đó.</w:t>
        </w:r>
      </w:ins>
      <w:ins w:id="46" w:author="User-Admin" w:date="2016-07-04T21:40:00Z">
        <w:r w:rsidR="00987AB4">
          <w:rPr>
            <w:lang w:val="en-US"/>
          </w:rPr>
          <w:t xml:space="preserve"> </w:t>
        </w:r>
      </w:ins>
      <w:ins w:id="47" w:author="User-Admin" w:date="2016-07-04T21:46:00Z">
        <w:r w:rsidR="00D33DE2">
          <w:rPr>
            <w:lang w:val="en-US"/>
          </w:rPr>
          <w:t>Bài toán được đặt ra là tìm facial landmarks trên khuôn mặt một người thông qua thiết bị ghi hình ảnh.</w:t>
        </w:r>
      </w:ins>
    </w:p>
    <w:p w14:paraId="3FA594AA" w14:textId="66E878D3" w:rsidR="00D33DE2" w:rsidRDefault="00D33DE2" w:rsidP="007B6EC4">
      <w:pPr>
        <w:rPr>
          <w:ins w:id="48" w:author="User-Admin" w:date="2016-07-04T21:50:00Z"/>
          <w:lang w:val="en-US"/>
        </w:rPr>
        <w:pPrChange w:id="49" w:author="User-Admin" w:date="2016-07-04T21:31:00Z">
          <w:pPr>
            <w:pStyle w:val="Heading2"/>
          </w:pPr>
        </w:pPrChange>
      </w:pPr>
      <w:ins w:id="50" w:author="User-Admin" w:date="2016-07-04T21:48:00Z">
        <w:r>
          <w:rPr>
            <w:lang w:val="en-US"/>
          </w:rPr>
          <w:t>Input: Ảnh (</w:t>
        </w:r>
      </w:ins>
      <w:ins w:id="51" w:author="User-Admin" w:date="2016-07-04T21:49:00Z">
        <w:r>
          <w:rPr>
            <w:lang w:val="en-US"/>
          </w:rPr>
          <w:t>full frontal face</w:t>
        </w:r>
      </w:ins>
      <w:ins w:id="52" w:author="User-Admin" w:date="2016-07-04T21:48:00Z">
        <w:r>
          <w:rPr>
            <w:lang w:val="en-US"/>
          </w:rPr>
          <w:t xml:space="preserve">) của </w:t>
        </w:r>
      </w:ins>
      <w:ins w:id="53" w:author="User-Admin" w:date="2016-07-04T21:50:00Z">
        <w:r>
          <w:rPr>
            <w:lang w:val="en-US"/>
          </w:rPr>
          <w:t>một người</w:t>
        </w:r>
      </w:ins>
    </w:p>
    <w:p w14:paraId="4DC05778" w14:textId="7AA25846" w:rsidR="00D33DE2" w:rsidRPr="007B6EC4" w:rsidRDefault="00D33DE2" w:rsidP="007B6EC4">
      <w:pPr>
        <w:rPr>
          <w:ins w:id="54" w:author="User-Admin" w:date="2016-07-04T21:30:00Z"/>
          <w:lang w:val="en-US"/>
          <w:rPrChange w:id="55" w:author="User-Admin" w:date="2016-07-04T21:31:00Z">
            <w:rPr>
              <w:ins w:id="56" w:author="User-Admin" w:date="2016-07-04T21:30:00Z"/>
              <w:lang w:val="en-US"/>
            </w:rPr>
          </w:rPrChange>
        </w:rPr>
        <w:pPrChange w:id="57" w:author="User-Admin" w:date="2016-07-04T21:31:00Z">
          <w:pPr>
            <w:pStyle w:val="Heading2"/>
          </w:pPr>
        </w:pPrChange>
      </w:pPr>
      <w:ins w:id="58" w:author="User-Admin" w:date="2016-07-04T21:50:00Z">
        <w:r>
          <w:rPr>
            <w:lang w:val="en-US"/>
          </w:rPr>
          <w:t xml:space="preserve">Output: dữ liệu </w:t>
        </w:r>
      </w:ins>
      <w:ins w:id="59" w:author="User-Admin" w:date="2016-07-04T21:51:00Z">
        <w:r>
          <w:rPr>
            <w:lang w:val="en-US"/>
          </w:rPr>
          <w:t>facial landmarks</w:t>
        </w:r>
      </w:ins>
      <w:ins w:id="60" w:author="User-Admin" w:date="2016-07-04T21:50:00Z">
        <w:r>
          <w:rPr>
            <w:lang w:val="en-US"/>
          </w:rPr>
          <w:t xml:space="preserve"> của người đó</w:t>
        </w:r>
      </w:ins>
    </w:p>
    <w:p w14:paraId="1A2BA64F" w14:textId="7B28C0FE" w:rsidR="007B6EC4" w:rsidRDefault="007B6EC4" w:rsidP="007B6EC4">
      <w:pPr>
        <w:pStyle w:val="Heading3"/>
        <w:rPr>
          <w:ins w:id="61" w:author="User-Admin" w:date="2016-07-04T21:51:00Z"/>
          <w:lang w:val="en-US"/>
        </w:rPr>
        <w:pPrChange w:id="62" w:author="User-Admin" w:date="2016-07-04T21:30:00Z">
          <w:pPr>
            <w:pStyle w:val="Heading2"/>
          </w:pPr>
        </w:pPrChange>
      </w:pPr>
      <w:ins w:id="63" w:author="User-Admin" w:date="2016-07-04T21:30:00Z">
        <w:r>
          <w:rPr>
            <w:lang w:val="en-US"/>
          </w:rPr>
          <w:t>Phương thức giải quyết</w:t>
        </w:r>
      </w:ins>
    </w:p>
    <w:p w14:paraId="09F61AC9" w14:textId="5AA18302" w:rsidR="00D33DE2" w:rsidRDefault="00D33DE2" w:rsidP="00D33DE2">
      <w:pPr>
        <w:rPr>
          <w:ins w:id="64" w:author="User-Admin" w:date="2016-07-04T21:53:00Z"/>
          <w:lang w:val="en-US"/>
        </w:rPr>
        <w:pPrChange w:id="65" w:author="User-Admin" w:date="2016-07-04T21:51:00Z">
          <w:pPr>
            <w:pStyle w:val="Heading2"/>
          </w:pPr>
        </w:pPrChange>
      </w:pPr>
      <w:ins w:id="66" w:author="User-Admin" w:date="2016-07-04T21:52:00Z">
        <w:r>
          <w:rPr>
            <w:lang w:val="en-US"/>
          </w:rPr>
          <w:t xml:space="preserve">Hiện tại thì </w:t>
        </w:r>
      </w:ins>
      <w:ins w:id="67" w:author="User-Admin" w:date="2016-07-04T21:51:00Z">
        <w:r>
          <w:rPr>
            <w:lang w:val="en-US"/>
          </w:rPr>
          <w:t>có rất nhiều thuật toán để tìm fa</w:t>
        </w:r>
      </w:ins>
      <w:ins w:id="68" w:author="User-Admin" w:date="2016-07-04T21:52:00Z">
        <w:r>
          <w:rPr>
            <w:lang w:val="en-US"/>
          </w:rPr>
          <w:t xml:space="preserve">cial landmark. Chúng tôi chọn </w:t>
        </w:r>
      </w:ins>
      <w:ins w:id="69" w:author="User-Admin" w:date="2016-07-04T21:53:00Z">
        <w:r>
          <w:rPr>
            <w:lang w:val="en-US"/>
          </w:rPr>
          <w:t>thuật toán nhận diện facial landmark của V.Kazemi và J.Sullivan [2]</w:t>
        </w:r>
        <w:r>
          <w:rPr>
            <w:lang w:val="en-US"/>
          </w:rPr>
          <w:t xml:space="preserve"> vì độ hiệu quả của nó để tìm ra nhanh chóng 68 facial landmarks trên khuôn mặt của con người.</w:t>
        </w:r>
      </w:ins>
    </w:p>
    <w:p w14:paraId="4DA8AA7E" w14:textId="4BBEAC9F" w:rsidR="00D33DE2" w:rsidRPr="00D33DE2" w:rsidRDefault="00D33DE2" w:rsidP="00D33DE2">
      <w:pPr>
        <w:rPr>
          <w:lang w:val="en-US"/>
          <w:rPrChange w:id="70" w:author="User-Admin" w:date="2016-07-04T21:51:00Z">
            <w:rPr>
              <w:rFonts w:eastAsia="Times New Roman" w:cs="Times New Roman"/>
              <w:lang w:val="en-US"/>
            </w:rPr>
          </w:rPrChange>
        </w:rPr>
        <w:pPrChange w:id="71" w:author="User-Admin" w:date="2016-07-04T21:51:00Z">
          <w:pPr>
            <w:pStyle w:val="Heading2"/>
          </w:pPr>
        </w:pPrChange>
      </w:pPr>
      <w:ins w:id="72" w:author="User-Admin" w:date="2016-07-04T21:54:00Z">
        <w:r>
          <w:rPr>
            <w:lang w:val="en-US"/>
          </w:rPr>
          <w:t xml:space="preserve">Phương pháp </w:t>
        </w:r>
      </w:ins>
      <w:ins w:id="73" w:author="User-Admin" w:date="2016-07-04T21:55:00Z">
        <w:r>
          <w:rPr>
            <w:lang w:val="en-US"/>
          </w:rPr>
          <w:t xml:space="preserve">tìm facial landmark </w:t>
        </w:r>
      </w:ins>
      <w:ins w:id="74" w:author="User-Admin" w:date="2016-07-04T21:54:00Z">
        <w:r>
          <w:rPr>
            <w:lang w:val="en-US"/>
          </w:rPr>
          <w:t xml:space="preserve">của </w:t>
        </w:r>
      </w:ins>
      <w:ins w:id="75" w:author="User-Admin" w:date="2016-07-04T21:55:00Z">
        <w:r>
          <w:rPr>
            <w:lang w:val="en-US"/>
          </w:rPr>
          <w:t>V.Kazemi và J.Sullivan [2]</w:t>
        </w:r>
        <w:r>
          <w:rPr>
            <w:lang w:val="en-US"/>
          </w:rPr>
          <w:t xml:space="preserve"> sử dụng là</w:t>
        </w:r>
        <w:r w:rsidR="004E5347">
          <w:rPr>
            <w:lang w:val="en-US"/>
          </w:rPr>
          <w:t xml:space="preserve"> dùng learning each regressor</w:t>
        </w:r>
      </w:ins>
      <w:ins w:id="76" w:author="User-Admin" w:date="2016-07-04T21:56:00Z">
        <w:r w:rsidR="004E5347">
          <w:rPr>
            <w:lang w:val="en-US"/>
          </w:rPr>
          <w:t xml:space="preserve"> in the cascade</w:t>
        </w:r>
      </w:ins>
      <w:ins w:id="77" w:author="User-Admin" w:date="2016-07-04T21:59:00Z">
        <w:r w:rsidR="004E5347">
          <w:rPr>
            <w:lang w:val="en-US"/>
          </w:rPr>
          <w:t>.</w:t>
        </w:r>
      </w:ins>
      <w:ins w:id="78" w:author="User-Admin" w:date="2016-07-04T21:55:00Z">
        <w:r>
          <w:rPr>
            <w:lang w:val="en-US"/>
          </w:rPr>
          <w:t xml:space="preserve"> </w:t>
        </w:r>
      </w:ins>
    </w:p>
    <w:p w14:paraId="1F591466" w14:textId="67C70730" w:rsidR="00EF1415" w:rsidRDefault="007B6EC4" w:rsidP="00B93DE4">
      <w:pPr>
        <w:pStyle w:val="Heading2"/>
        <w:rPr>
          <w:ins w:id="79" w:author="User-Admin" w:date="2016-07-04T21:59:00Z"/>
          <w:rFonts w:eastAsia="Times New Roman" w:cs="Times New Roman"/>
          <w:lang w:val="en-US"/>
        </w:rPr>
      </w:pPr>
      <w:ins w:id="80" w:author="User-Admin" w:date="2016-07-04T21:30:00Z">
        <w:r>
          <w:rPr>
            <w:rFonts w:eastAsia="Times New Roman" w:cs="Times New Roman"/>
            <w:lang w:val="en-US"/>
          </w:rPr>
          <w:t>B</w:t>
        </w:r>
      </w:ins>
      <w:del w:id="81" w:author="User-Admin" w:date="2016-07-04T21:30:00Z">
        <w:r w:rsidR="00861440" w:rsidDel="007B6EC4">
          <w:rPr>
            <w:rFonts w:eastAsia="Times New Roman" w:cs="Times New Roman"/>
            <w:lang w:val="en-US"/>
          </w:rPr>
          <w:delText>Giới thiệu về b</w:delText>
        </w:r>
      </w:del>
      <w:r w:rsidR="00861440">
        <w:rPr>
          <w:rFonts w:eastAsia="Times New Roman" w:cs="Times New Roman"/>
          <w:lang w:val="en-US"/>
        </w:rPr>
        <w:t>ài toán nhận diện cảm xúc trước camera</w:t>
      </w:r>
    </w:p>
    <w:p w14:paraId="06164D7F" w14:textId="77777777" w:rsidR="004E5347" w:rsidRPr="001E0218" w:rsidRDefault="004E5347" w:rsidP="004E5347">
      <w:pPr>
        <w:pStyle w:val="Heading3"/>
        <w:rPr>
          <w:ins w:id="82" w:author="User-Admin" w:date="2016-07-04T21:59:00Z"/>
        </w:rPr>
      </w:pPr>
      <w:bookmarkStart w:id="83" w:name="_Toc455391739"/>
      <w:ins w:id="84" w:author="User-Admin" w:date="2016-07-04T21:59:00Z">
        <w:r>
          <w:rPr>
            <w:lang w:val="en-US"/>
          </w:rPr>
          <w:t>Đặc tả bài toán</w:t>
        </w:r>
        <w:bookmarkEnd w:id="83"/>
      </w:ins>
    </w:p>
    <w:p w14:paraId="20A7BAC2" w14:textId="77777777" w:rsidR="004E5347" w:rsidRDefault="004E5347" w:rsidP="004E5347">
      <w:pPr>
        <w:rPr>
          <w:ins w:id="85" w:author="User-Admin" w:date="2016-07-04T21:59:00Z"/>
        </w:rPr>
      </w:pPr>
      <w:ins w:id="86" w:author="User-Admin" w:date="2016-07-04T21:59:00Z">
        <w:r>
          <w:rPr>
            <w:lang w:val="en-US"/>
          </w:rPr>
          <w:t xml:space="preserve">Sau khi sử dụng thuật toán nhận diện facial landmark của V.Kazemi và J.Sullivan [2] ta trích xuất được 68 landmarks thể hiện 68 điểm quan trọng trên một khuôn mặt con người. </w:t>
        </w:r>
      </w:ins>
    </w:p>
    <w:p w14:paraId="5DB4721A" w14:textId="77777777" w:rsidR="004E5347" w:rsidRDefault="004E5347" w:rsidP="004E5347">
      <w:pPr>
        <w:rPr>
          <w:ins w:id="87" w:author="User-Admin" w:date="2016-07-04T22:01:00Z"/>
          <w:lang w:val="en-US"/>
        </w:rPr>
      </w:pPr>
      <w:ins w:id="88" w:author="User-Admin" w:date="2016-07-04T21:59:00Z">
        <w:r>
          <w:rPr>
            <w:lang w:val="en-US"/>
          </w:rPr>
          <w:lastRenderedPageBreak/>
          <w:t>Như vậy xử lý vấn đề nhận diện cảm xúc ở đây chính là chúng ta đi giải quyết bài toán trên đồ thị 68 điểm đó. Mỗi đồ thị thể hiện 1 trong 3 loại cảm xúc của 1 người.</w:t>
        </w:r>
      </w:ins>
    </w:p>
    <w:p w14:paraId="748A6289" w14:textId="0E711BA7" w:rsidR="004E5347" w:rsidRDefault="004E5347" w:rsidP="004E5347">
      <w:pPr>
        <w:rPr>
          <w:ins w:id="89" w:author="User-Admin" w:date="2016-07-04T22:03:00Z"/>
          <w:lang w:val="en-US"/>
        </w:rPr>
      </w:pPr>
      <w:ins w:id="90" w:author="User-Admin" w:date="2016-07-04T22:01:00Z">
        <w:r>
          <w:rPr>
            <w:lang w:val="en-US"/>
          </w:rPr>
          <w:t xml:space="preserve">Input: </w:t>
        </w:r>
      </w:ins>
      <w:ins w:id="91" w:author="User-Admin" w:date="2016-07-04T22:02:00Z">
        <w:r>
          <w:rPr>
            <w:lang w:val="en-US"/>
          </w:rPr>
          <w:t xml:space="preserve">dữ liệu </w:t>
        </w:r>
      </w:ins>
      <w:ins w:id="92" w:author="User-Admin" w:date="2016-07-04T22:01:00Z">
        <w:r>
          <w:rPr>
            <w:lang w:val="en-US"/>
          </w:rPr>
          <w:t xml:space="preserve">68 facial landmarks </w:t>
        </w:r>
      </w:ins>
      <w:ins w:id="93" w:author="User-Admin" w:date="2016-07-04T22:03:00Z">
        <w:r>
          <w:rPr>
            <w:lang w:val="en-US"/>
          </w:rPr>
          <w:t>của 1 người.</w:t>
        </w:r>
      </w:ins>
    </w:p>
    <w:p w14:paraId="4830AD31" w14:textId="0E3CE0D3" w:rsidR="004E5347" w:rsidRDefault="004E5347" w:rsidP="004E5347">
      <w:pPr>
        <w:rPr>
          <w:ins w:id="94" w:author="User-Admin" w:date="2016-07-04T21:59:00Z"/>
        </w:rPr>
      </w:pPr>
      <w:ins w:id="95" w:author="User-Admin" w:date="2016-07-04T22:03:00Z">
        <w:r>
          <w:rPr>
            <w:lang w:val="en-US"/>
          </w:rPr>
          <w:t>Output: cảm xúc của người đó.</w:t>
        </w:r>
      </w:ins>
    </w:p>
    <w:p w14:paraId="6E8A302D" w14:textId="77777777" w:rsidR="004E5347" w:rsidRDefault="004E5347" w:rsidP="004E5347">
      <w:pPr>
        <w:pStyle w:val="Heading3"/>
        <w:rPr>
          <w:ins w:id="96" w:author="User-Admin" w:date="2016-07-04T21:59:00Z"/>
        </w:rPr>
      </w:pPr>
      <w:bookmarkStart w:id="97" w:name="_Toc455391740"/>
      <w:ins w:id="98" w:author="User-Admin" w:date="2016-07-04T21:59:00Z">
        <w:r>
          <w:rPr>
            <w:lang w:val="en-US"/>
          </w:rPr>
          <w:t>Cách thức giải quyết</w:t>
        </w:r>
        <w:bookmarkEnd w:id="97"/>
      </w:ins>
    </w:p>
    <w:p w14:paraId="7C8EEA47" w14:textId="67B85FAE" w:rsidR="004E5347" w:rsidRDefault="004E5347" w:rsidP="004E5347">
      <w:pPr>
        <w:rPr>
          <w:ins w:id="99" w:author="User-Admin" w:date="2016-07-04T21:59:00Z"/>
        </w:rPr>
      </w:pPr>
      <w:ins w:id="100" w:author="User-Admin" w:date="2016-07-04T21:59:00Z">
        <w:r>
          <w:rPr>
            <w:lang w:val="en-US"/>
          </w:rPr>
          <w:t xml:space="preserve">Theo như quan sát thực nghiệm và các paper liên quan về </w:t>
        </w:r>
      </w:ins>
      <w:ins w:id="101" w:author="User-Admin" w:date="2016-07-04T22:05:00Z">
        <w:r>
          <w:rPr>
            <w:lang w:val="en-US"/>
          </w:rPr>
          <w:t xml:space="preserve">nhận diện </w:t>
        </w:r>
      </w:ins>
      <w:ins w:id="102" w:author="User-Admin" w:date="2016-07-04T21:59:00Z">
        <w:r>
          <w:rPr>
            <w:lang w:val="en-US"/>
          </w:rPr>
          <w:t>cảm xúc con người, chúng ta đều nhận thấy rằng có những landmark trên khuôn mặt thể hiện rất rõ khi khuôn mặt con người biểu lộ cảm xúc so với lúc người đó ở trạng thái bình thường</w:t>
        </w:r>
      </w:ins>
    </w:p>
    <w:p w14:paraId="11BEA46D" w14:textId="77777777" w:rsidR="004E5347" w:rsidRDefault="004E5347" w:rsidP="004E5347">
      <w:pPr>
        <w:rPr>
          <w:ins w:id="103" w:author="User-Admin" w:date="2016-07-04T21:59:00Z"/>
        </w:rPr>
      </w:pPr>
      <w:ins w:id="104" w:author="User-Admin" w:date="2016-07-04T21:59:00Z">
        <w:r>
          <w:rPr>
            <w:lang w:val="en-US"/>
          </w:rPr>
          <w:t>VD: Những landmark trên mũi của con người là ít thay đổi khi con người biểu lộ cảm xúc hay nói khác đi là những landmark này không thể hiện cảm xúc của con người. Ngược lại, những điểm ở miệng, mắt, lông mi</w:t>
        </w:r>
        <w:proofErr w:type="gramStart"/>
        <w:r>
          <w:rPr>
            <w:lang w:val="en-US"/>
          </w:rPr>
          <w:t>,…</w:t>
        </w:r>
        <w:proofErr w:type="gramEnd"/>
        <w:r>
          <w:rPr>
            <w:lang w:val="en-US"/>
          </w:rPr>
          <w:t xml:space="preserve"> lại thể hiện rất rõ khi khuôn mặt biểu lộ cảm xúc.</w:t>
        </w:r>
      </w:ins>
    </w:p>
    <w:p w14:paraId="59B69C2C" w14:textId="30AAB8D9" w:rsidR="004E5347" w:rsidRDefault="004E5347" w:rsidP="004E5347">
      <w:pPr>
        <w:rPr>
          <w:ins w:id="105" w:author="User-Admin" w:date="2016-07-04T22:06:00Z"/>
          <w:lang w:val="en-US"/>
        </w:rPr>
      </w:pPr>
      <w:ins w:id="106" w:author="User-Admin" w:date="2016-07-04T21:59:00Z">
        <w:r>
          <w:rPr>
            <w:lang w:val="en-US"/>
          </w:rPr>
          <w:t>Từ những lập luận trên chúng tôi tạo dựng thêm những thuộc tính đặc trưng dựa trên 68 landmark</w:t>
        </w:r>
      </w:ins>
      <w:ins w:id="107" w:author="User-Admin" w:date="2016-07-04T22:06:00Z">
        <w:r>
          <w:rPr>
            <w:lang w:val="en-US"/>
          </w:rPr>
          <w:t>s</w:t>
        </w:r>
      </w:ins>
      <w:ins w:id="108" w:author="User-Admin" w:date="2016-07-04T21:59:00Z">
        <w:r>
          <w:rPr>
            <w:lang w:val="en-US"/>
          </w:rPr>
          <w:t xml:space="preserve"> kết hợp với những thuộc tính vốn có trong paper [</w:t>
        </w:r>
        <w:r w:rsidRPr="001E0218">
          <w:rPr>
            <w:color w:val="FF0000"/>
            <w:lang w:val="en-US"/>
          </w:rPr>
          <w:t>Novel method…]</w:t>
        </w:r>
        <w:r>
          <w:rPr>
            <w:color w:val="FF0000"/>
            <w:lang w:val="en-US"/>
          </w:rPr>
          <w:t xml:space="preserve"> </w:t>
        </w:r>
        <w:r>
          <w:rPr>
            <w:lang w:val="en-US"/>
          </w:rPr>
          <w:t>để mỗi đồ thị gồm 68 landmark</w:t>
        </w:r>
      </w:ins>
      <w:ins w:id="109" w:author="User-Admin" w:date="2016-07-04T22:06:00Z">
        <w:r>
          <w:rPr>
            <w:lang w:val="en-US"/>
          </w:rPr>
          <w:t>s</w:t>
        </w:r>
      </w:ins>
      <w:ins w:id="110" w:author="User-Admin" w:date="2016-07-04T21:59:00Z">
        <w:r>
          <w:rPr>
            <w:lang w:val="en-US"/>
          </w:rPr>
          <w:t xml:space="preserve"> sau khi xử lý cho ra 1 vecto gồm 105 chiều. Như vậy mỗi 1 cả</w:t>
        </w:r>
        <w:r>
          <w:rPr>
            <w:lang w:val="en-US"/>
          </w:rPr>
          <w:t xml:space="preserve">m xúc </w:t>
        </w:r>
        <w:r>
          <w:rPr>
            <w:lang w:val="en-US"/>
          </w:rPr>
          <w:t>sẽ được thể hiện bởi 1 vecto gồm 105 chiều.</w:t>
        </w:r>
      </w:ins>
    </w:p>
    <w:p w14:paraId="5AD1BAA5" w14:textId="7A671BBE" w:rsidR="00310A75" w:rsidRDefault="00310A75" w:rsidP="004E5347">
      <w:pPr>
        <w:rPr>
          <w:ins w:id="111" w:author="User-Admin" w:date="2016-07-04T21:59:00Z"/>
        </w:rPr>
      </w:pPr>
      <w:ins w:id="112" w:author="User-Admin" w:date="2016-07-04T22:06:00Z">
        <w:r>
          <w:rPr>
            <w:lang w:val="en-US"/>
          </w:rPr>
          <w:t xml:space="preserve">Để có thể dự đoán được cảm xúc của con người thông qua camera thì </w:t>
        </w:r>
      </w:ins>
      <w:ins w:id="113" w:author="User-Admin" w:date="2016-07-04T22:07:00Z">
        <w:r>
          <w:rPr>
            <w:lang w:val="en-US"/>
          </w:rPr>
          <w:t xml:space="preserve">phương pháp </w:t>
        </w:r>
      </w:ins>
      <w:ins w:id="114" w:author="User-Admin" w:date="2016-07-04T22:06:00Z">
        <w:r>
          <w:rPr>
            <w:lang w:val="en-US"/>
          </w:rPr>
          <w:t xml:space="preserve">chúng tôi sử dụng là machine learning. Như vậy </w:t>
        </w:r>
      </w:ins>
      <w:ins w:id="115" w:author="User-Admin" w:date="2016-07-04T22:09:00Z">
        <w:r>
          <w:rPr>
            <w:lang w:val="en-US"/>
          </w:rPr>
          <w:t xml:space="preserve">cần có tập dữ liệu phục vụ cho quá trình learning trước khi dự đoán cảm xúc của con người. Chúng tôi đã tiến hành </w:t>
        </w:r>
        <w:proofErr w:type="gramStart"/>
        <w:r>
          <w:rPr>
            <w:lang w:val="en-US"/>
          </w:rPr>
          <w:t>thu</w:t>
        </w:r>
        <w:proofErr w:type="gramEnd"/>
        <w:r>
          <w:rPr>
            <w:lang w:val="en-US"/>
          </w:rPr>
          <w:t xml:space="preserve"> dữ liệu bằng nhiều cách thức. </w:t>
        </w:r>
      </w:ins>
    </w:p>
    <w:p w14:paraId="4D923520" w14:textId="77777777" w:rsidR="004E5347" w:rsidRDefault="004E5347" w:rsidP="004E5347">
      <w:pPr>
        <w:rPr>
          <w:ins w:id="116" w:author="User-Admin" w:date="2016-07-04T21:59:00Z"/>
        </w:rPr>
      </w:pPr>
      <w:ins w:id="117" w:author="User-Admin" w:date="2016-07-04T21:59:00Z">
        <w:r>
          <w:rPr>
            <w:lang w:val="en-US"/>
          </w:rPr>
          <w:t>Tập dữ liệu có khoảng 600 mẫu, tương ứng với mỗi loại cảm xúc là khoảng 200 mẫu. Sau đó chúng tôi tiến hành thử nghiệm 2 phương pháp học là SVMs và Decision Tree nhằm chọn ra model học để giải quyết tốt bài toán này.</w:t>
        </w:r>
      </w:ins>
    </w:p>
    <w:p w14:paraId="7CCAAB30" w14:textId="7D0CF11A" w:rsidR="004E5347" w:rsidRPr="004E5347" w:rsidRDefault="004E5347" w:rsidP="004E5347">
      <w:pPr>
        <w:rPr>
          <w:lang w:val="en-US"/>
          <w:rPrChange w:id="118" w:author="User-Admin" w:date="2016-07-04T21:59:00Z">
            <w:rPr>
              <w:rFonts w:eastAsia="Times New Roman" w:cs="Times New Roman"/>
              <w:lang w:val="en-US"/>
            </w:rPr>
          </w:rPrChange>
        </w:rPr>
        <w:pPrChange w:id="119" w:author="User-Admin" w:date="2016-07-04T21:59:00Z">
          <w:pPr>
            <w:pStyle w:val="Heading2"/>
          </w:pPr>
        </w:pPrChange>
      </w:pPr>
      <w:ins w:id="120" w:author="User-Admin" w:date="2016-07-04T21:59:00Z">
        <w:r>
          <w:rPr>
            <w:lang w:val="en-US"/>
          </w:rPr>
          <w:t>Bên dưới chúng tôi sẽ trình bày cơ sở lý thuyết về 2 phương pháp học dùng cho việc thử nghiệm.</w:t>
        </w:r>
      </w:ins>
    </w:p>
    <w:p w14:paraId="01DC7DDF" w14:textId="65426AAD" w:rsidR="00EF1415" w:rsidRDefault="0030138A" w:rsidP="00EF1415">
      <w:pPr>
        <w:pStyle w:val="Heading2"/>
        <w:rPr>
          <w:ins w:id="121" w:author="User-Admin" w:date="2016-07-04T22:11:00Z"/>
          <w:rFonts w:eastAsia="Times New Roman" w:cs="Times New Roman"/>
          <w:lang w:val="en-US"/>
        </w:rPr>
      </w:pPr>
      <w:r>
        <w:rPr>
          <w:rFonts w:eastAsia="Times New Roman" w:cs="Times New Roman"/>
          <w:lang w:val="en-US"/>
        </w:rPr>
        <w:lastRenderedPageBreak/>
        <w:t>Th</w:t>
      </w:r>
      <w:r w:rsidR="00EF1415">
        <w:rPr>
          <w:rFonts w:eastAsia="Times New Roman" w:cs="Times New Roman"/>
          <w:lang w:val="en-US"/>
        </w:rPr>
        <w:t>uật toán cây quyết định</w:t>
      </w:r>
      <w:r w:rsidR="004558E3">
        <w:rPr>
          <w:rFonts w:eastAsia="Times New Roman" w:cs="Times New Roman"/>
          <w:lang w:val="en-US"/>
        </w:rPr>
        <w:t xml:space="preserve"> (decision tree)</w:t>
      </w:r>
    </w:p>
    <w:p w14:paraId="060F0D48" w14:textId="77777777" w:rsidR="00310A75" w:rsidRDefault="00310A75" w:rsidP="00310A75">
      <w:pPr>
        <w:rPr>
          <w:ins w:id="122" w:author="User-Admin" w:date="2016-07-04T22:11:00Z"/>
          <w:lang w:val="en-US"/>
        </w:rPr>
      </w:pPr>
      <w:ins w:id="123" w:author="User-Admin" w:date="2016-07-04T22:11:00Z">
        <w:r>
          <w:rPr>
            <w:lang w:val="en-US"/>
          </w:rPr>
          <w:t xml:space="preserve">Thuật toán Decision Tree dùng trong lĩnh vực máy học là 1 kiểu học dự báo (predictive model), nghĩa là ánh xạ từ các quan sát của sự vật, hiện tượng dẫn đến kết luận hay giá trị mục tiêu của sự vật hiện tượng đó, mà ở trong phạm vi đề tài này sự vật, hiện tượng chính là cảm xúc của con người. </w:t>
        </w:r>
      </w:ins>
    </w:p>
    <w:p w14:paraId="0A7D3BCE" w14:textId="77777777" w:rsidR="00310A75" w:rsidRDefault="00310A75" w:rsidP="00310A75">
      <w:pPr>
        <w:pStyle w:val="Heading3"/>
        <w:rPr>
          <w:ins w:id="124" w:author="User-Admin" w:date="2016-07-04T22:11:00Z"/>
          <w:lang w:val="en-US"/>
        </w:rPr>
        <w:pPrChange w:id="125" w:author="User-Admin" w:date="2016-07-04T22:11:00Z">
          <w:pPr>
            <w:pStyle w:val="Heading4"/>
          </w:pPr>
        </w:pPrChange>
      </w:pPr>
      <w:ins w:id="126" w:author="User-Admin" w:date="2016-07-04T22:11:00Z">
        <w:r>
          <w:rPr>
            <w:lang w:val="en-US"/>
          </w:rPr>
          <w:t>Cấu trúc Decision Tree</w:t>
        </w:r>
      </w:ins>
    </w:p>
    <w:p w14:paraId="016C0D9B" w14:textId="77777777" w:rsidR="00310A75" w:rsidRDefault="00310A75" w:rsidP="00310A75">
      <w:pPr>
        <w:rPr>
          <w:ins w:id="127" w:author="User-Admin" w:date="2016-07-04T22:11:00Z"/>
          <w:lang w:val="en-US"/>
        </w:rPr>
      </w:pPr>
      <w:ins w:id="128" w:author="User-Admin" w:date="2016-07-04T22:11:00Z">
        <w:r>
          <w:rPr>
            <w:lang w:val="en-US"/>
          </w:rPr>
          <w:t>Về cơ bản, Decision Tree có cấu tạo là 1 đồ thị phát triển dạng cây, trong đó bao gồm:</w:t>
        </w:r>
      </w:ins>
    </w:p>
    <w:p w14:paraId="29529687" w14:textId="77777777" w:rsidR="00310A75" w:rsidRDefault="00310A75" w:rsidP="00310A75">
      <w:pPr>
        <w:rPr>
          <w:ins w:id="129" w:author="User-Admin" w:date="2016-07-04T22:11:00Z"/>
          <w:lang w:val="en-US"/>
        </w:rPr>
      </w:pPr>
      <w:ins w:id="130" w:author="User-Admin" w:date="2016-07-04T22:11:00Z">
        <w:r>
          <w:rPr>
            <w:lang w:val="en-US"/>
          </w:rPr>
          <w:t>- Gốc: là nốt trên cùng của cây.</w:t>
        </w:r>
      </w:ins>
    </w:p>
    <w:p w14:paraId="60657AC1" w14:textId="77777777" w:rsidR="00310A75" w:rsidRDefault="00310A75" w:rsidP="00310A75">
      <w:pPr>
        <w:rPr>
          <w:ins w:id="131" w:author="User-Admin" w:date="2016-07-04T22:11:00Z"/>
          <w:lang w:val="en-US"/>
        </w:rPr>
      </w:pPr>
      <w:ins w:id="132" w:author="User-Admin" w:date="2016-07-04T22:11:00Z">
        <w:r>
          <w:rPr>
            <w:lang w:val="en-US"/>
          </w:rPr>
          <w:t>- Node trong: tương ứng với 1 biến.</w:t>
        </w:r>
      </w:ins>
    </w:p>
    <w:p w14:paraId="30232EEB" w14:textId="77777777" w:rsidR="00310A75" w:rsidRDefault="00310A75" w:rsidP="00310A75">
      <w:pPr>
        <w:rPr>
          <w:ins w:id="133" w:author="User-Admin" w:date="2016-07-04T22:11:00Z"/>
          <w:lang w:val="en-US"/>
        </w:rPr>
      </w:pPr>
      <w:ins w:id="134" w:author="User-Admin" w:date="2016-07-04T22:11:00Z">
        <w:r>
          <w:rPr>
            <w:lang w:val="en-US"/>
          </w:rPr>
          <w:t>- Nhánh: là đường nối giữa node trong đến node con của nó thể hiện 1 giá trị cụ thể của node trong đó.</w:t>
        </w:r>
      </w:ins>
    </w:p>
    <w:p w14:paraId="50CBC5A3" w14:textId="77777777" w:rsidR="00310A75" w:rsidRDefault="00310A75" w:rsidP="00310A75">
      <w:pPr>
        <w:rPr>
          <w:ins w:id="135" w:author="User-Admin" w:date="2016-07-04T22:11:00Z"/>
          <w:lang w:val="en-US"/>
        </w:rPr>
      </w:pPr>
      <w:ins w:id="136" w:author="User-Admin" w:date="2016-07-04T22:11:00Z">
        <w:r>
          <w:rPr>
            <w:lang w:val="en-US"/>
          </w:rPr>
          <w:t>- Node lá: đại diện cho giá trị dự đoán của mục tiêu.</w:t>
        </w:r>
      </w:ins>
    </w:p>
    <w:p w14:paraId="3469D702" w14:textId="77777777" w:rsidR="00310A75" w:rsidRDefault="00310A75" w:rsidP="00310A75">
      <w:pPr>
        <w:pStyle w:val="Heading3"/>
        <w:rPr>
          <w:ins w:id="137" w:author="User-Admin" w:date="2016-07-04T22:11:00Z"/>
          <w:lang w:val="en-US"/>
        </w:rPr>
        <w:pPrChange w:id="138" w:author="User-Admin" w:date="2016-07-04T22:11:00Z">
          <w:pPr>
            <w:pStyle w:val="Heading4"/>
          </w:pPr>
        </w:pPrChange>
      </w:pPr>
      <w:ins w:id="139" w:author="User-Admin" w:date="2016-07-04T22:11:00Z">
        <w:r>
          <w:rPr>
            <w:lang w:val="en-US"/>
          </w:rPr>
          <w:t>Phân loại Decision Tree</w:t>
        </w:r>
      </w:ins>
    </w:p>
    <w:p w14:paraId="5B6A2491" w14:textId="77777777" w:rsidR="00310A75" w:rsidRDefault="00310A75" w:rsidP="00310A75">
      <w:pPr>
        <w:rPr>
          <w:ins w:id="140" w:author="User-Admin" w:date="2016-07-04T22:11:00Z"/>
          <w:lang w:val="en-US"/>
        </w:rPr>
      </w:pPr>
      <w:ins w:id="141" w:author="User-Admin" w:date="2016-07-04T22:11:00Z">
        <w:r>
          <w:rPr>
            <w:lang w:val="en-US"/>
          </w:rPr>
          <w:t>Decision Tree chia thành 2 loại phổ biến:</w:t>
        </w:r>
      </w:ins>
    </w:p>
    <w:p w14:paraId="1209BB66" w14:textId="77777777" w:rsidR="00310A75" w:rsidRDefault="00310A75" w:rsidP="00310A75">
      <w:pPr>
        <w:rPr>
          <w:ins w:id="142" w:author="User-Admin" w:date="2016-07-04T22:11:00Z"/>
          <w:lang w:val="en-US"/>
        </w:rPr>
      </w:pPr>
      <w:ins w:id="143" w:author="User-Admin" w:date="2016-07-04T22:11:00Z">
        <w:r>
          <w:rPr>
            <w:lang w:val="en-US"/>
          </w:rPr>
          <w:t>- Regression Tree: dùng để ước lượng giá trị cụ thể cho mục tiêu thay vì là phân loại mục tiêu.</w:t>
        </w:r>
      </w:ins>
    </w:p>
    <w:p w14:paraId="1A67010A" w14:textId="77777777" w:rsidR="00310A75" w:rsidRDefault="00310A75" w:rsidP="00310A75">
      <w:pPr>
        <w:rPr>
          <w:ins w:id="144" w:author="User-Admin" w:date="2016-07-04T22:11:00Z"/>
          <w:lang w:val="en-US"/>
        </w:rPr>
      </w:pPr>
      <w:ins w:id="145" w:author="User-Admin" w:date="2016-07-04T22:11:00Z">
        <w:r>
          <w:rPr>
            <w:lang w:val="en-US"/>
          </w:rPr>
          <w:t xml:space="preserve">Vd: Ước lượng giá trị của ngôi </w:t>
        </w:r>
        <w:proofErr w:type="gramStart"/>
        <w:r>
          <w:rPr>
            <w:lang w:val="en-US"/>
          </w:rPr>
          <w:t>nhà, …</w:t>
        </w:r>
        <w:proofErr w:type="gramEnd"/>
      </w:ins>
    </w:p>
    <w:p w14:paraId="7C9F8CF5" w14:textId="77777777" w:rsidR="00310A75" w:rsidRDefault="00310A75" w:rsidP="00310A75">
      <w:pPr>
        <w:rPr>
          <w:ins w:id="146" w:author="User-Admin" w:date="2016-07-04T22:11:00Z"/>
          <w:lang w:val="en-US"/>
        </w:rPr>
      </w:pPr>
      <w:ins w:id="147" w:author="User-Admin" w:date="2016-07-04T22:11:00Z">
        <w:r>
          <w:rPr>
            <w:lang w:val="en-US"/>
          </w:rPr>
          <w:t>- Classification Tree: khi biến mục tiêu là biến phân loại như: giới tính, kết quả (thắng, thua).</w:t>
        </w:r>
      </w:ins>
    </w:p>
    <w:p w14:paraId="0FEF9947" w14:textId="77777777" w:rsidR="00310A75" w:rsidRPr="001E0218" w:rsidRDefault="00310A75" w:rsidP="00310A75">
      <w:pPr>
        <w:pStyle w:val="Heading3"/>
        <w:rPr>
          <w:ins w:id="148" w:author="User-Admin" w:date="2016-07-04T22:11:00Z"/>
          <w:lang w:val="en-US"/>
        </w:rPr>
        <w:pPrChange w:id="149" w:author="User-Admin" w:date="2016-07-04T22:11:00Z">
          <w:pPr>
            <w:pStyle w:val="Heading4"/>
          </w:pPr>
        </w:pPrChange>
      </w:pPr>
      <w:ins w:id="150" w:author="User-Admin" w:date="2016-07-04T22:11:00Z">
        <w:r>
          <w:rPr>
            <w:lang w:val="en-US"/>
          </w:rPr>
          <w:t>Xây dựng Decision Tree</w:t>
        </w:r>
      </w:ins>
    </w:p>
    <w:p w14:paraId="75D7FF73" w14:textId="77777777" w:rsidR="00310A75" w:rsidRDefault="00310A75" w:rsidP="00310A75">
      <w:pPr>
        <w:rPr>
          <w:ins w:id="151" w:author="User-Admin" w:date="2016-07-04T22:11:00Z"/>
          <w:lang w:val="en-US"/>
        </w:rPr>
      </w:pPr>
      <w:ins w:id="152" w:author="User-Admin" w:date="2016-07-04T22:11:00Z">
        <w:r>
          <w:rPr>
            <w:lang w:val="en-US"/>
          </w:rPr>
          <w:t xml:space="preserve"> Kiểu dữ liệu để xây dựng Decision Tree là:</w:t>
        </w:r>
      </w:ins>
    </w:p>
    <w:p w14:paraId="7A6FC3A1" w14:textId="77777777" w:rsidR="00310A75" w:rsidRPr="003F577F" w:rsidRDefault="00310A75" w:rsidP="00310A75">
      <w:pPr>
        <w:rPr>
          <w:ins w:id="153" w:author="User-Admin" w:date="2016-07-04T22:11:00Z"/>
          <w:rFonts w:eastAsiaTheme="minorEastAsia"/>
          <w:lang w:val="en-US"/>
        </w:rPr>
      </w:pPr>
      <m:oMathPara>
        <m:oMath>
          <m:d>
            <m:dPr>
              <m:ctrlPr>
                <w:ins w:id="154" w:author="User-Admin" w:date="2016-07-04T22:11:00Z">
                  <w:rPr>
                    <w:rFonts w:ascii="Cambria Math" w:hAnsi="Cambria Math"/>
                    <w:i/>
                    <w:lang w:val="en-US"/>
                  </w:rPr>
                </w:ins>
              </m:ctrlPr>
            </m:dPr>
            <m:e>
              <m:acc>
                <m:accPr>
                  <m:chr m:val="⃗"/>
                  <m:ctrlPr>
                    <w:ins w:id="155" w:author="User-Admin" w:date="2016-07-04T22:11:00Z">
                      <w:rPr>
                        <w:rFonts w:ascii="Cambria Math" w:hAnsi="Cambria Math"/>
                        <w:i/>
                        <w:lang w:val="en-US"/>
                      </w:rPr>
                    </w:ins>
                  </m:ctrlPr>
                </m:accPr>
                <m:e>
                  <m:r>
                    <w:ins w:id="156" w:author="User-Admin" w:date="2016-07-04T22:11:00Z">
                      <w:rPr>
                        <w:rFonts w:ascii="Cambria Math" w:hAnsi="Cambria Math"/>
                        <w:lang w:val="en-US"/>
                      </w:rPr>
                      <m:t>x</m:t>
                    </w:ins>
                  </m:r>
                </m:e>
              </m:acc>
              <m:r>
                <w:ins w:id="157" w:author="User-Admin" w:date="2016-07-04T22:11:00Z">
                  <w:rPr>
                    <w:rFonts w:ascii="Cambria Math" w:hAnsi="Cambria Math"/>
                    <w:lang w:val="en-US"/>
                  </w:rPr>
                  <m:t>,y</m:t>
                </w:ins>
              </m:r>
            </m:e>
          </m:d>
          <m:r>
            <w:ins w:id="158" w:author="User-Admin" w:date="2016-07-04T22:11:00Z">
              <w:rPr>
                <w:rFonts w:ascii="Cambria Math" w:hAnsi="Cambria Math"/>
                <w:lang w:val="en-US"/>
              </w:rPr>
              <m:t>=(</m:t>
            </w:ins>
          </m:r>
          <m:sSub>
            <m:sSubPr>
              <m:ctrlPr>
                <w:ins w:id="159" w:author="User-Admin" w:date="2016-07-04T22:11:00Z">
                  <w:rPr>
                    <w:rFonts w:ascii="Cambria Math" w:hAnsi="Cambria Math"/>
                    <w:i/>
                    <w:lang w:val="en-US"/>
                  </w:rPr>
                </w:ins>
              </m:ctrlPr>
            </m:sSubPr>
            <m:e>
              <m:r>
                <w:ins w:id="160" w:author="User-Admin" w:date="2016-07-04T22:11:00Z">
                  <w:rPr>
                    <w:rFonts w:ascii="Cambria Math" w:hAnsi="Cambria Math"/>
                    <w:lang w:val="en-US"/>
                  </w:rPr>
                  <m:t>x</m:t>
                </w:ins>
              </m:r>
            </m:e>
            <m:sub>
              <m:r>
                <w:ins w:id="161" w:author="User-Admin" w:date="2016-07-04T22:11:00Z">
                  <w:rPr>
                    <w:rFonts w:ascii="Cambria Math" w:hAnsi="Cambria Math"/>
                    <w:lang w:val="en-US"/>
                  </w:rPr>
                  <m:t>1</m:t>
                </w:ins>
              </m:r>
            </m:sub>
          </m:sSub>
          <m:r>
            <w:ins w:id="162" w:author="User-Admin" w:date="2016-07-04T22:11:00Z">
              <w:rPr>
                <w:rFonts w:ascii="Cambria Math" w:hAnsi="Cambria Math"/>
                <w:lang w:val="en-US"/>
              </w:rPr>
              <m:t xml:space="preserve">, </m:t>
            </w:ins>
          </m:r>
          <m:sSub>
            <m:sSubPr>
              <m:ctrlPr>
                <w:ins w:id="163" w:author="User-Admin" w:date="2016-07-04T22:11:00Z">
                  <w:rPr>
                    <w:rFonts w:ascii="Cambria Math" w:hAnsi="Cambria Math"/>
                    <w:i/>
                    <w:lang w:val="en-US"/>
                  </w:rPr>
                </w:ins>
              </m:ctrlPr>
            </m:sSubPr>
            <m:e>
              <m:r>
                <w:ins w:id="164" w:author="User-Admin" w:date="2016-07-04T22:11:00Z">
                  <w:rPr>
                    <w:rFonts w:ascii="Cambria Math" w:hAnsi="Cambria Math"/>
                    <w:lang w:val="en-US"/>
                  </w:rPr>
                  <m:t>x</m:t>
                </w:ins>
              </m:r>
            </m:e>
            <m:sub>
              <m:r>
                <w:ins w:id="165" w:author="User-Admin" w:date="2016-07-04T22:11:00Z">
                  <w:rPr>
                    <w:rFonts w:ascii="Cambria Math" w:hAnsi="Cambria Math"/>
                    <w:lang w:val="en-US"/>
                  </w:rPr>
                  <m:t>2</m:t>
                </w:ins>
              </m:r>
            </m:sub>
          </m:sSub>
          <m:r>
            <w:ins w:id="166" w:author="User-Admin" w:date="2016-07-04T22:11:00Z">
              <w:rPr>
                <w:rFonts w:ascii="Cambria Math" w:hAnsi="Cambria Math"/>
                <w:lang w:val="en-US"/>
              </w:rPr>
              <m:t xml:space="preserve">,…, </m:t>
            </w:ins>
          </m:r>
          <m:sSub>
            <m:sSubPr>
              <m:ctrlPr>
                <w:ins w:id="167" w:author="User-Admin" w:date="2016-07-04T22:11:00Z">
                  <w:rPr>
                    <w:rFonts w:ascii="Cambria Math" w:hAnsi="Cambria Math"/>
                    <w:i/>
                    <w:lang w:val="en-US"/>
                  </w:rPr>
                </w:ins>
              </m:ctrlPr>
            </m:sSubPr>
            <m:e>
              <m:r>
                <w:ins w:id="168" w:author="User-Admin" w:date="2016-07-04T22:11:00Z">
                  <w:rPr>
                    <w:rFonts w:ascii="Cambria Math" w:hAnsi="Cambria Math"/>
                    <w:lang w:val="en-US"/>
                  </w:rPr>
                  <m:t>x</m:t>
                </w:ins>
              </m:r>
            </m:e>
            <m:sub>
              <m:r>
                <w:ins w:id="169" w:author="User-Admin" w:date="2016-07-04T22:11:00Z">
                  <w:rPr>
                    <w:rFonts w:ascii="Cambria Math" w:hAnsi="Cambria Math"/>
                    <w:lang w:val="en-US"/>
                  </w:rPr>
                  <m:t>n</m:t>
                </w:ins>
              </m:r>
            </m:sub>
          </m:sSub>
          <m:r>
            <w:ins w:id="170" w:author="User-Admin" w:date="2016-07-04T22:11:00Z">
              <w:rPr>
                <w:rFonts w:ascii="Cambria Math" w:hAnsi="Cambria Math"/>
                <w:lang w:val="en-US"/>
              </w:rPr>
              <m:t>, y)</m:t>
            </w:ins>
          </m:r>
        </m:oMath>
      </m:oMathPara>
    </w:p>
    <w:p w14:paraId="481C705A" w14:textId="11901E06" w:rsidR="00310A75" w:rsidRPr="00310A75" w:rsidRDefault="00310A75" w:rsidP="00310A75">
      <w:pPr>
        <w:rPr>
          <w:lang w:val="en-US"/>
          <w:rPrChange w:id="171" w:author="User-Admin" w:date="2016-07-04T22:11:00Z">
            <w:rPr>
              <w:rFonts w:eastAsia="Times New Roman" w:cs="Times New Roman"/>
              <w:lang w:val="en-US"/>
            </w:rPr>
          </w:rPrChange>
        </w:rPr>
        <w:pPrChange w:id="172" w:author="User-Admin" w:date="2016-07-04T22:11:00Z">
          <w:pPr>
            <w:pStyle w:val="Heading2"/>
          </w:pPr>
        </w:pPrChange>
      </w:pPr>
      <w:ins w:id="173" w:author="User-Admin" w:date="2016-07-04T22:11:00Z">
        <w:r>
          <w:rPr>
            <w:rFonts w:eastAsiaTheme="minorEastAsia"/>
            <w:lang w:val="en-US"/>
          </w:rPr>
          <w:t>Có nhiều cách để có thể xây dựng Decision Tree mà phổ biến là các thuật toán CART, ID3, C4.5 và C5.0</w:t>
        </w:r>
      </w:ins>
      <w:ins w:id="174" w:author="User-Admin" w:date="2016-07-04T22:12:00Z">
        <w:r>
          <w:rPr>
            <w:rFonts w:eastAsiaTheme="minorEastAsia"/>
            <w:lang w:val="en-US"/>
          </w:rPr>
          <w:t>.</w:t>
        </w:r>
      </w:ins>
    </w:p>
    <w:p w14:paraId="0D4737C6" w14:textId="51A7FB85" w:rsidR="00EF1415" w:rsidRPr="00EF1415" w:rsidDel="00310A75" w:rsidRDefault="00EF1415" w:rsidP="00EF1415">
      <w:pPr>
        <w:pStyle w:val="Heading2"/>
        <w:rPr>
          <w:del w:id="175" w:author="User-Admin" w:date="2016-07-04T22:12:00Z"/>
          <w:rFonts w:eastAsia="Times New Roman" w:cs="Times New Roman"/>
          <w:lang w:val="en-US"/>
        </w:rPr>
      </w:pPr>
      <w:r>
        <w:rPr>
          <w:rFonts w:eastAsia="Times New Roman" w:cs="Times New Roman"/>
          <w:lang w:val="en-US"/>
        </w:rPr>
        <w:lastRenderedPageBreak/>
        <w:t>Th</w:t>
      </w:r>
      <w:r w:rsidR="0030138A">
        <w:rPr>
          <w:rFonts w:eastAsia="Times New Roman" w:cs="Times New Roman"/>
          <w:lang w:val="en-US"/>
        </w:rPr>
        <w:t>uật toán SVM (Support Vector Machine</w:t>
      </w:r>
      <w:r w:rsidR="00D84525">
        <w:rPr>
          <w:rFonts w:eastAsia="Times New Roman" w:cs="Times New Roman"/>
          <w:lang w:val="en-US"/>
        </w:rPr>
        <w:t>s</w:t>
      </w:r>
      <w:r w:rsidR="0030138A">
        <w:rPr>
          <w:rFonts w:eastAsia="Times New Roman" w:cs="Times New Roman"/>
          <w:lang w:val="en-US"/>
        </w:rPr>
        <w:t>)</w:t>
      </w:r>
      <w:bookmarkEnd w:id="32"/>
    </w:p>
    <w:p w14:paraId="0F70F231" w14:textId="77777777" w:rsidR="0030138A" w:rsidRPr="00310A75" w:rsidRDefault="0030138A" w:rsidP="00310A75">
      <w:pPr>
        <w:pStyle w:val="Heading2"/>
        <w:rPr>
          <w:lang w:val="en-US"/>
          <w:rPrChange w:id="176" w:author="User-Admin" w:date="2016-07-04T22:12:00Z">
            <w:rPr>
              <w:lang w:val="en-US"/>
            </w:rPr>
          </w:rPrChange>
        </w:rPr>
        <w:pPrChange w:id="177" w:author="User-Admin" w:date="2016-07-04T22:12:00Z">
          <w:pPr>
            <w:pStyle w:val="Heading3"/>
          </w:pPr>
        </w:pPrChange>
      </w:pPr>
      <w:bookmarkStart w:id="178" w:name="_Toc455063073"/>
      <w:del w:id="179" w:author="User-Admin" w:date="2016-07-04T22:12:00Z">
        <w:r w:rsidRPr="00310A75" w:rsidDel="00310A75">
          <w:rPr>
            <w:lang w:val="en-US"/>
            <w:rPrChange w:id="180" w:author="User-Admin" w:date="2016-07-04T22:12:00Z">
              <w:rPr>
                <w:lang w:val="en-US"/>
              </w:rPr>
            </w:rPrChange>
          </w:rPr>
          <w:delText>Tổng quan</w:delText>
        </w:r>
      </w:del>
      <w:bookmarkEnd w:id="178"/>
    </w:p>
    <w:p w14:paraId="7B080A67" w14:textId="77777777" w:rsidR="00627E41" w:rsidRDefault="00D84525" w:rsidP="00D84525">
      <w:pPr>
        <w:rPr>
          <w:lang w:val="en-US"/>
        </w:rPr>
      </w:pPr>
      <w:r>
        <w:rPr>
          <w:lang w:val="en-US"/>
        </w:rPr>
        <w:t>Support Vector Machines (SVM) là một kĩ thuật học có giám sát được dùng để phân lớp hoặc phân tíc</w:t>
      </w:r>
      <w:bookmarkStart w:id="181" w:name="_GoBack"/>
      <w:bookmarkEnd w:id="181"/>
      <w:r>
        <w:rPr>
          <w:lang w:val="en-US"/>
        </w:rPr>
        <w:t>h hồi quy. Bắt nguồn từ</w:t>
      </w:r>
      <w:r w:rsidR="00637AA0">
        <w:rPr>
          <w:lang w:val="en-US"/>
        </w:rPr>
        <w:t xml:space="preserve"> lý thuyết học thống kê (Statistical Learning Theory) được phát triển bởi nhóm nghiên cứu của V. Vapnik [5], SVM được xây dựng dựa trên nguyên tắc giảm thiểu rủi ro (Structural Risk Minimization).</w:t>
      </w:r>
    </w:p>
    <w:p w14:paraId="7E8411FE" w14:textId="77777777" w:rsidR="00637AA0" w:rsidRDefault="00637AA0" w:rsidP="00637AA0">
      <w:pPr>
        <w:rPr>
          <w:lang w:val="en-US"/>
        </w:rPr>
      </w:pPr>
      <w:r>
        <w:rPr>
          <w:lang w:val="en-US"/>
        </w:rPr>
        <w:t>Với kĩ thuật SVM không gian dữ liệu đầu vào sẽ được ánh xạ vào không gian đặc trưng, và từ đó ta sẽ xác định được siêu phẳng phân chia tối ưu.</w:t>
      </w:r>
    </w:p>
    <w:p w14:paraId="2BB331CA" w14:textId="77777777" w:rsidR="0013025B" w:rsidRDefault="0013025B" w:rsidP="0013025B">
      <w:pPr>
        <w:pStyle w:val="Heading3"/>
        <w:rPr>
          <w:lang w:val="en-US"/>
        </w:rPr>
      </w:pPr>
      <w:bookmarkStart w:id="182" w:name="_Toc455063074"/>
      <w:r>
        <w:rPr>
          <w:lang w:val="en-US"/>
        </w:rPr>
        <w:t>SVM tuyến tính (Linear SVM)</w:t>
      </w:r>
      <w:bookmarkEnd w:id="182"/>
    </w:p>
    <w:p w14:paraId="1489D73F" w14:textId="77777777" w:rsidR="00637AA0" w:rsidRDefault="00637AA0" w:rsidP="00637AA0">
      <w:pPr>
        <w:rPr>
          <w:lang w:val="en-US"/>
        </w:rPr>
      </w:pPr>
      <w:r>
        <w:rPr>
          <w:lang w:val="en-US"/>
        </w:rPr>
        <w:t xml:space="preserve">Ta có tập S gồm </w:t>
      </w:r>
      <w:r w:rsidRPr="00366C33">
        <w:rPr>
          <w:i/>
          <w:lang w:val="en-US"/>
        </w:rPr>
        <w:t>e</w:t>
      </w:r>
      <w:r>
        <w:rPr>
          <w:lang w:val="en-US"/>
        </w:rPr>
        <w:t xml:space="preserve"> các mẫu học</w:t>
      </w:r>
    </w:p>
    <w:p w14:paraId="07133C98" w14:textId="77777777" w:rsidR="00637AA0" w:rsidRPr="0075285D" w:rsidRDefault="00366C33" w:rsidP="00637AA0">
      <w:pPr>
        <w:rPr>
          <w:rFonts w:eastAsiaTheme="minorEastAsia"/>
          <w:lang w:val="en-US"/>
        </w:rPr>
      </w:pPr>
      <m:oMathPara>
        <m:oMath>
          <m:r>
            <m:rPr>
              <m:sty m:val="p"/>
            </m:rPr>
            <w:rPr>
              <w:rFonts w:ascii="Cambria Math" w:hAnsi="Cambria Math"/>
              <w:lang w:val="en-US"/>
            </w:rPr>
            <m:t>S=</m:t>
          </m:r>
          <m:d>
            <m:dPr>
              <m:begChr m:val="{"/>
              <m:endChr m:val="}"/>
              <m:ctrlPr>
                <w:rPr>
                  <w:rFonts w:ascii="Cambria Math" w:hAnsi="Cambria Math"/>
                  <w:lang w:val="en-US"/>
                </w:rPr>
              </m:ctrlPr>
            </m:dPr>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e</m:t>
                      </m:r>
                    </m:sub>
                  </m:sSub>
                </m:e>
              </m:d>
            </m:e>
          </m:d>
          <m:r>
            <m:rPr>
              <m:sty m:val="p"/>
            </m:rPr>
            <w:rPr>
              <w:rFonts w:ascii="Cambria Math" w:eastAsiaTheme="minorEastAsia" w:hAnsi="Cambria Math"/>
              <w:lang w:val="en-US"/>
            </w:rPr>
            <m:t>⊆</m:t>
          </m:r>
          <m:sSup>
            <m:sSupPr>
              <m:ctrlPr>
                <w:rPr>
                  <w:rFonts w:ascii="Cambria Math" w:eastAsiaTheme="minorEastAsia" w:hAnsi="Cambria Math"/>
                  <w:lang w:val="en-US"/>
                </w:rPr>
              </m:ctrlPr>
            </m:sSupPr>
            <m:e>
              <m:d>
                <m:dPr>
                  <m:ctrlPr>
                    <w:rPr>
                      <w:rFonts w:ascii="Cambria Math" w:eastAsiaTheme="minorEastAsia" w:hAnsi="Cambria Math"/>
                      <w:i/>
                      <w:lang w:val="en-US"/>
                    </w:rPr>
                  </m:ctrlPr>
                </m:dPr>
                <m:e>
                  <m:r>
                    <w:rPr>
                      <w:rFonts w:ascii="Cambria Math" w:eastAsiaTheme="minorEastAsia" w:hAnsi="Cambria Math"/>
                      <w:lang w:val="en-US"/>
                    </w:rPr>
                    <m:t>X x Y</m:t>
                  </m:r>
                </m:e>
              </m:d>
            </m:e>
            <m:sup>
              <m:r>
                <w:rPr>
                  <w:rFonts w:ascii="Cambria Math" w:eastAsiaTheme="minorEastAsia" w:hAnsi="Cambria Math"/>
                  <w:lang w:val="en-US"/>
                </w:rPr>
                <m:t>e</m:t>
              </m:r>
            </m:sup>
          </m:sSup>
        </m:oMath>
      </m:oMathPara>
    </w:p>
    <w:p w14:paraId="0808493F" w14:textId="77777777" w:rsidR="0075285D" w:rsidRDefault="0075285D" w:rsidP="00637AA0">
      <w:pPr>
        <w:rPr>
          <w:rFonts w:eastAsiaTheme="minorEastAsia"/>
          <w:lang w:val="en-US"/>
        </w:rPr>
      </w:pPr>
      <w:proofErr w:type="gramStart"/>
      <w:r>
        <w:rPr>
          <w:rFonts w:eastAsiaTheme="minorEastAsia"/>
          <w:lang w:val="en-US"/>
        </w:rPr>
        <w:t>với</w:t>
      </w:r>
      <w:proofErr w:type="gramEnd"/>
      <w:r>
        <w:rPr>
          <w:rFonts w:eastAsiaTheme="minorEastAsia"/>
          <w:lang w:val="en-US"/>
        </w:rPr>
        <w:t xml:space="preserve"> một vector đầu vào </w:t>
      </w:r>
      <w:r w:rsidRPr="00366C33">
        <w:rPr>
          <w:rFonts w:eastAsiaTheme="minorEastAsia"/>
          <w:i/>
          <w:lang w:val="en-US"/>
        </w:rPr>
        <w:t>n</w:t>
      </w:r>
      <w:r>
        <w:rPr>
          <w:rFonts w:eastAsiaTheme="minorEastAsia"/>
          <w:lang w:val="en-US"/>
        </w:rPr>
        <w:t xml:space="preserve"> chiều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t>
            </m:r>
          </m:sup>
        </m:sSup>
      </m:oMath>
      <w:r>
        <w:rPr>
          <w:rFonts w:eastAsiaTheme="minorEastAsia"/>
          <w:lang w:val="en-US"/>
        </w:rPr>
        <w:t xml:space="preserve"> thuộc 2 lớp với nhãn ứng với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 xml:space="preserve"> hoặc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w:t>
      </w:r>
    </w:p>
    <w:p w14:paraId="40EEA7F0" w14:textId="77777777" w:rsidR="0013025B" w:rsidRDefault="0075285D" w:rsidP="00637AA0">
      <w:pPr>
        <w:rPr>
          <w:rFonts w:eastAsiaTheme="minorEastAsia"/>
          <w:lang w:val="en-US"/>
        </w:rPr>
      </w:pPr>
      <w:r>
        <w:rPr>
          <w:rFonts w:eastAsiaTheme="minorEastAsia"/>
          <w:lang w:val="en-US"/>
        </w:rPr>
        <w:t xml:space="preserve">Đối với bài toán phân chia dữ liệu tuyến tính, ta cần tìm siêu phẳng </w:t>
      </w:r>
      <w:r w:rsidR="00E50B38">
        <w:rPr>
          <w:rFonts w:eastAsiaTheme="minorEastAsia"/>
          <w:lang w:val="en-US"/>
        </w:rPr>
        <w:t>maximum-</w:t>
      </w:r>
      <w:r>
        <w:rPr>
          <w:rFonts w:eastAsiaTheme="minorEastAsia"/>
          <w:lang w:val="en-US"/>
        </w:rPr>
        <w:t xml:space="preserve"> </w:t>
      </w:r>
      <w:r w:rsidR="00E50B38">
        <w:rPr>
          <w:rFonts w:eastAsiaTheme="minorEastAsia"/>
          <w:lang w:val="en-US"/>
        </w:rPr>
        <w:t>margin</w:t>
      </w:r>
      <w:r>
        <w:rPr>
          <w:rFonts w:eastAsiaTheme="minorEastAsia"/>
          <w:lang w:val="en-US"/>
        </w:rPr>
        <w:t xml:space="preserve"> có thể tách riêng nhóm điểm </w:t>
      </w:r>
      <w:r w:rsidR="00366C33">
        <w:rPr>
          <w:rFonts w:eastAsiaTheme="minorEastAsia"/>
          <w:lang w:val="en-US"/>
        </w:rPr>
        <w:t xml:space="preserve">có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xml:space="preserve"> với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tức là tìm siêu phẳng sao cho khoảng cách giữa nó và vec</w:t>
      </w:r>
      <w:r w:rsidR="003C242B">
        <w:rPr>
          <w:rFonts w:eastAsiaTheme="minorEastAsia"/>
          <w:lang w:val="en-US"/>
        </w:rPr>
        <w:t xml:space="preserve">tor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sidR="003C242B">
        <w:rPr>
          <w:rFonts w:eastAsiaTheme="minorEastAsia"/>
          <w:lang w:val="en-US"/>
        </w:rPr>
        <w:t xml:space="preserve"> gần nhất từ cả 2 nhóm là lớn nhất.</w:t>
      </w:r>
      <w:r w:rsidR="00E50B38">
        <w:rPr>
          <w:rFonts w:eastAsiaTheme="minorEastAsia"/>
          <w:lang w:val="en-US"/>
        </w:rPr>
        <w:t xml:space="preserve"> </w:t>
      </w:r>
    </w:p>
    <w:p w14:paraId="1EAD88EB" w14:textId="77777777" w:rsidR="0013025B" w:rsidRDefault="0013025B" w:rsidP="0013025B">
      <w:pPr>
        <w:pStyle w:val="Heading4"/>
        <w:rPr>
          <w:lang w:val="en-US"/>
        </w:rPr>
      </w:pPr>
      <w:bookmarkStart w:id="183" w:name="_Toc455063075"/>
      <w:r>
        <w:rPr>
          <w:lang w:val="en-US"/>
        </w:rPr>
        <w:t>Hard-margin</w:t>
      </w:r>
      <w:bookmarkEnd w:id="183"/>
    </w:p>
    <w:p w14:paraId="026A53FA" w14:textId="77777777" w:rsidR="0075285D" w:rsidRDefault="0013025B" w:rsidP="00637AA0">
      <w:pPr>
        <w:rPr>
          <w:rFonts w:eastAsiaTheme="minorEastAsia"/>
          <w:lang w:val="en-US"/>
        </w:rPr>
      </w:pPr>
      <w:r>
        <w:rPr>
          <w:rFonts w:eastAsiaTheme="minorEastAsia"/>
          <w:lang w:val="en-US"/>
        </w:rPr>
        <w:t xml:space="preserve">Với điều kiện data để học có thể phân chia tuyến tính, ta </w:t>
      </w:r>
      <w:r w:rsidR="00E50B38">
        <w:rPr>
          <w:rFonts w:eastAsiaTheme="minorEastAsia"/>
          <w:lang w:val="en-US"/>
        </w:rPr>
        <w:t>chọn 2 siêu phẳng song song phân chia 2 lớp sao cho khoảng cách giữa chúng là lớn nhất. Miền tạo bởi 2 siêu phẳng đó ta gọi là margin, siêu phẳng maximum-margin là siêu phẳng nằm giữa chúng.</w:t>
      </w:r>
    </w:p>
    <w:p w14:paraId="44243E90" w14:textId="77777777" w:rsidR="00E50B38" w:rsidRDefault="00E50B38" w:rsidP="00637AA0">
      <w:pPr>
        <w:rPr>
          <w:rFonts w:eastAsiaTheme="minorEastAsia"/>
          <w:lang w:val="en-US"/>
        </w:rPr>
      </w:pPr>
      <w:r>
        <w:rPr>
          <w:rFonts w:eastAsiaTheme="minorEastAsia"/>
          <w:lang w:val="en-US"/>
        </w:rPr>
        <w:t>Ta có thể mô tả 2 siêu phẳng ấy bằng phương trình:</w:t>
      </w:r>
    </w:p>
    <w:p w14:paraId="3D81029E" w14:textId="77777777" w:rsidR="00E50B38" w:rsidRDefault="007B6EC4" w:rsidP="00E50B38">
      <w:pPr>
        <w:jc w:val="center"/>
        <w:rPr>
          <w:rFonts w:eastAsiaTheme="minorEastAsia"/>
          <w:lang w:val="en-US"/>
        </w:rPr>
      </w:pPr>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14:paraId="194E2BE3" w14:textId="77777777" w:rsidR="00E50B38" w:rsidRPr="00366C33" w:rsidRDefault="00E50B38" w:rsidP="00E50B38">
      <w:pPr>
        <w:rPr>
          <w:lang w:val="en-US"/>
        </w:rPr>
      </w:pPr>
      <w:proofErr w:type="gramStart"/>
      <w:r>
        <w:rPr>
          <w:rFonts w:eastAsiaTheme="minorEastAsia"/>
          <w:lang w:val="en-US"/>
        </w:rPr>
        <w:t>và</w:t>
      </w:r>
      <w:proofErr w:type="gramEnd"/>
      <w:r>
        <w:rPr>
          <w:rFonts w:eastAsiaTheme="minorEastAsia"/>
          <w:lang w:val="en-US"/>
        </w:rPr>
        <w:t xml:space="preserve"> </w:t>
      </w:r>
      <m:oMath>
        <m:r>
          <m:rPr>
            <m:sty m:val="p"/>
          </m:rPr>
          <w:rPr>
            <w:rFonts w:ascii="Cambria Math" w:hAnsi="Cambria Math"/>
            <w:lang w:val="en-US"/>
          </w:rPr>
          <w:br/>
        </m:r>
      </m:oMath>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14:paraId="66F657B0" w14:textId="77777777" w:rsidR="00EB2747" w:rsidRDefault="00E50B38" w:rsidP="00EB2747">
      <w:pPr>
        <w:rPr>
          <w:rFonts w:eastAsiaTheme="minorEastAsia"/>
          <w:lang w:val="en-US"/>
        </w:rPr>
      </w:pPr>
      <w:r>
        <w:rPr>
          <w:lang w:val="en-US"/>
        </w:rPr>
        <w:lastRenderedPageBreak/>
        <w:t xml:space="preserve">Trong hình học giải tích, khoảng cách giữa 2 siêu phẳng trên </w:t>
      </w:r>
      <w:proofErr w:type="gramStart"/>
      <w:r>
        <w:rPr>
          <w:lang w:val="en-US"/>
        </w:rPr>
        <w:t xml:space="preserve">là </w:t>
      </w:r>
      <w:proofErr w:type="gramEnd"/>
      <m:oMath>
        <m:f>
          <m:fPr>
            <m:ctrlPr>
              <w:rPr>
                <w:rFonts w:ascii="Cambria Math" w:hAnsi="Cambria Math"/>
                <w:lang w:val="en-US"/>
              </w:rPr>
            </m:ctrlPr>
          </m:fPr>
          <m:num>
            <m:r>
              <w:rPr>
                <w:rFonts w:ascii="Cambria Math" w:hAnsi="Cambria Math"/>
                <w:lang w:val="en-US"/>
              </w:rPr>
              <m:t>2</m:t>
            </m:r>
          </m:num>
          <m:den>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w</m:t>
                    </m:r>
                  </m:e>
                </m:acc>
              </m:e>
            </m:d>
          </m:den>
        </m:f>
      </m:oMath>
      <w:r>
        <w:rPr>
          <w:rFonts w:eastAsiaTheme="minorEastAsia"/>
          <w:lang w:val="en-US"/>
        </w:rPr>
        <w:t xml:space="preserve">. Do đó để cực đại hóa khoảng cách giữa 2 siêu phẳng trên ta cần phần giảm </w:t>
      </w:r>
      <w:proofErr w:type="gramStart"/>
      <w:r>
        <w:rPr>
          <w:rFonts w:eastAsiaTheme="minorEastAsia"/>
          <w:lang w:val="en-US"/>
        </w:rPr>
        <w:t xml:space="preserve">thiểu </w:t>
      </w:r>
      <w:proofErr w:type="gramEnd"/>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sidR="00F43DD3">
        <w:rPr>
          <w:rFonts w:eastAsiaTheme="minorEastAsia"/>
          <w:lang w:val="en-US"/>
        </w:rPr>
        <w:t xml:space="preserve">. Đồng thời để các điểm không rơi vào </w:t>
      </w:r>
      <w:r w:rsidR="00EB2747">
        <w:rPr>
          <w:rFonts w:eastAsiaTheme="minorEastAsia"/>
          <w:lang w:val="en-US"/>
        </w:rPr>
        <w:t xml:space="preserve">trong margin, ta thêm ràng buộc rằng với mọi </w:t>
      </w:r>
      <w:r w:rsidR="00EB2747">
        <w:rPr>
          <w:rFonts w:eastAsiaTheme="minorEastAsia"/>
          <w:i/>
          <w:lang w:val="en-US"/>
        </w:rPr>
        <w:t>i</w:t>
      </w:r>
      <w:r w:rsidR="00EB2747">
        <w:rPr>
          <w:rFonts w:eastAsiaTheme="minorEastAsia"/>
          <w:lang w:val="en-US"/>
        </w:rPr>
        <w:t xml:space="preserve"> ta có</w:t>
      </w:r>
    </w:p>
    <w:p w14:paraId="138EEBEF" w14:textId="77777777" w:rsidR="00EB2747" w:rsidRDefault="007B6EC4" w:rsidP="00EB2747">
      <w:pPr>
        <w:jc w:val="center"/>
        <w:rPr>
          <w:rFonts w:eastAsiaTheme="minorEastAsia" w:cs="Tahoma"/>
          <w:i/>
          <w:lang w:val="en-US"/>
        </w:rPr>
      </w:pP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sidR="00EB2747">
        <w:rPr>
          <w:rFonts w:eastAsiaTheme="minorEastAsia" w:cs="Tahoma"/>
          <w:lang w:val="en-US"/>
        </w:rPr>
        <w:t xml:space="preserve"> </w:t>
      </w:r>
      <w:proofErr w:type="gramStart"/>
      <w:r w:rsidR="00EB2747">
        <w:rPr>
          <w:rFonts w:eastAsiaTheme="minorEastAsia" w:cs="Tahoma"/>
          <w:lang w:val="en-US"/>
        </w:rPr>
        <w:t>nếu</w:t>
      </w:r>
      <w:proofErr w:type="gramEnd"/>
      <w:r w:rsidR="00EB2747">
        <w:rPr>
          <w:rFonts w:eastAsiaTheme="minorEastAsia" w:cs="Tahoma"/>
          <w:lang w:val="en-US"/>
        </w:rPr>
        <w:t xml:space="preserve"> </w:t>
      </w:r>
      <w:r w:rsidR="00EB2747">
        <w:rPr>
          <w:rFonts w:eastAsiaTheme="minorEastAsia" w:cs="Tahoma"/>
          <w:i/>
          <w:lang w:val="en-US"/>
        </w:rPr>
        <w:t>y</w:t>
      </w:r>
      <w:r w:rsidR="00EB2747">
        <w:rPr>
          <w:rFonts w:eastAsiaTheme="minorEastAsia" w:cs="Tahoma"/>
          <w:i/>
          <w:vertAlign w:val="subscript"/>
          <w:lang w:val="en-US"/>
        </w:rPr>
        <w:t>i</w:t>
      </w:r>
      <w:r w:rsidR="00EB2747">
        <w:rPr>
          <w:rFonts w:eastAsiaTheme="minorEastAsia" w:cs="Tahoma"/>
          <w:i/>
          <w:lang w:val="en-US"/>
        </w:rPr>
        <w:t xml:space="preserve"> = 1</w:t>
      </w:r>
    </w:p>
    <w:p w14:paraId="6CFDE000" w14:textId="77777777" w:rsidR="00EB2747" w:rsidRDefault="00EB2747" w:rsidP="00EB2747">
      <w:pPr>
        <w:jc w:val="left"/>
        <w:rPr>
          <w:rFonts w:eastAsiaTheme="minorEastAsia" w:cs="Tahoma"/>
          <w:lang w:val="en-US"/>
        </w:rPr>
      </w:pPr>
      <w:proofErr w:type="gramStart"/>
      <w:r>
        <w:rPr>
          <w:rFonts w:eastAsiaTheme="minorEastAsia" w:cs="Tahoma"/>
          <w:lang w:val="en-US"/>
        </w:rPr>
        <w:t>hoặc</w:t>
      </w:r>
      <w:proofErr w:type="gramEnd"/>
    </w:p>
    <w:p w14:paraId="62875855" w14:textId="77777777" w:rsidR="00EB2747" w:rsidRDefault="00EB2747" w:rsidP="00EB2747">
      <w:pPr>
        <w:jc w:val="center"/>
        <w:rPr>
          <w:rFonts w:eastAsiaTheme="minorEastAsia" w:cs="Tahoma"/>
          <w:i/>
          <w:lang w:val="en-US"/>
        </w:rPr>
      </w:pPr>
      <w:r>
        <w:rPr>
          <w:rFonts w:eastAsiaTheme="minorEastAsia" w:cs="Tahoma"/>
          <w:lang w:val="en-US"/>
        </w:rPr>
        <w:t xml:space="preserve">    </w:t>
      </w: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Pr>
          <w:rFonts w:eastAsiaTheme="minorEastAsia" w:cs="Tahoma"/>
          <w:lang w:val="en-US"/>
        </w:rPr>
        <w:t xml:space="preserve"> </w:t>
      </w:r>
      <w:proofErr w:type="gramStart"/>
      <w:r>
        <w:rPr>
          <w:rFonts w:eastAsiaTheme="minorEastAsia" w:cs="Tahoma"/>
          <w:lang w:val="en-US"/>
        </w:rPr>
        <w:t>nếu</w:t>
      </w:r>
      <w:proofErr w:type="gramEnd"/>
      <w:r>
        <w:rPr>
          <w:rFonts w:eastAsiaTheme="minorEastAsia" w:cs="Tahoma"/>
          <w:lang w:val="en-US"/>
        </w:rPr>
        <w:t xml:space="preserve"> </w:t>
      </w:r>
      <w:r>
        <w:rPr>
          <w:rFonts w:eastAsiaTheme="minorEastAsia" w:cs="Tahoma"/>
          <w:i/>
          <w:lang w:val="en-US"/>
        </w:rPr>
        <w:t>y</w:t>
      </w:r>
      <w:r>
        <w:rPr>
          <w:rFonts w:eastAsiaTheme="minorEastAsia" w:cs="Tahoma"/>
          <w:i/>
          <w:vertAlign w:val="subscript"/>
          <w:lang w:val="en-US"/>
        </w:rPr>
        <w:t>i</w:t>
      </w:r>
      <w:r>
        <w:rPr>
          <w:rFonts w:eastAsiaTheme="minorEastAsia" w:cs="Tahoma"/>
          <w:i/>
          <w:lang w:val="en-US"/>
        </w:rPr>
        <w:t xml:space="preserve"> = -1</w:t>
      </w:r>
    </w:p>
    <w:p w14:paraId="7D54AA4A" w14:textId="77777777" w:rsidR="00EB2747" w:rsidRDefault="00EB2747" w:rsidP="00EB2747">
      <w:pPr>
        <w:jc w:val="left"/>
        <w:rPr>
          <w:rFonts w:eastAsiaTheme="minorEastAsia" w:cs="Tahoma"/>
          <w:lang w:val="en-US"/>
        </w:rPr>
      </w:pPr>
      <w:r>
        <w:rPr>
          <w:rFonts w:eastAsiaTheme="minorEastAsia" w:cs="Tahoma"/>
          <w:lang w:val="en-US"/>
        </w:rPr>
        <w:t>Những ràng buộc này đảm bảo các điểm đều nằm đúng vào đúng vùng class của nó. Ta có thể viết lại như sau:</w:t>
      </w:r>
    </w:p>
    <w:p w14:paraId="3415CAED" w14:textId="77777777" w:rsidR="00EB2747" w:rsidRDefault="007B6EC4" w:rsidP="00EB2747">
      <w:pPr>
        <w:ind w:firstLine="0"/>
        <w:jc w:val="center"/>
        <w:rPr>
          <w:rFonts w:eastAsiaTheme="minorEastAsia" w:cs="Tahoma"/>
          <w:lang w:val="en-US"/>
        </w:rPr>
      </w:pP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sidR="00EB2747">
        <w:rPr>
          <w:rFonts w:eastAsiaTheme="minorEastAsia" w:cs="Tahoma"/>
          <w:lang w:val="en-US"/>
        </w:rPr>
        <w:t xml:space="preserve"> </w:t>
      </w:r>
      <w:proofErr w:type="gramStart"/>
      <w:r w:rsidR="00EB2747">
        <w:rPr>
          <w:rFonts w:eastAsiaTheme="minorEastAsia" w:cs="Tahoma"/>
          <w:lang w:val="en-US"/>
        </w:rPr>
        <w:t>với</w:t>
      </w:r>
      <w:proofErr w:type="gramEnd"/>
      <w:r w:rsidR="00EB2747">
        <w:rPr>
          <w:rFonts w:eastAsiaTheme="minorEastAsia" w:cs="Tahoma"/>
          <w:lang w:val="en-US"/>
        </w:rPr>
        <w:t xml:space="preserve"> mọi </w:t>
      </w:r>
      <m:oMath>
        <m:r>
          <m:rPr>
            <m:sty m:val="p"/>
          </m:rPr>
          <w:rPr>
            <w:rFonts w:ascii="Cambria Math" w:eastAsiaTheme="minorEastAsia" w:hAnsi="Cambria Math" w:cs="Tahoma"/>
            <w:lang w:val="en-US"/>
          </w:rPr>
          <m:t>1 ≤i≤n</m:t>
        </m:r>
      </m:oMath>
      <w:r w:rsidR="00A42F1D">
        <w:rPr>
          <w:rFonts w:eastAsiaTheme="minorEastAsia" w:cs="Tahoma"/>
          <w:lang w:val="en-US"/>
        </w:rPr>
        <w:t xml:space="preserve"> (1)</w:t>
      </w:r>
    </w:p>
    <w:p w14:paraId="4316AB42" w14:textId="77777777" w:rsidR="00EB2747" w:rsidRDefault="00EB2747" w:rsidP="00EB2747">
      <w:pPr>
        <w:ind w:firstLine="0"/>
        <w:jc w:val="left"/>
        <w:rPr>
          <w:rFonts w:eastAsiaTheme="minorEastAsia" w:cs="Tahoma"/>
          <w:lang w:val="en-US"/>
        </w:rPr>
      </w:pPr>
      <w:r>
        <w:rPr>
          <w:rFonts w:eastAsiaTheme="minorEastAsia" w:cs="Tahoma"/>
          <w:lang w:val="en-US"/>
        </w:rPr>
        <w:tab/>
      </w:r>
      <w:r w:rsidR="00383716">
        <w:rPr>
          <w:rFonts w:eastAsiaTheme="minorEastAsia" w:cs="Tahoma"/>
          <w:lang w:val="en-US"/>
        </w:rPr>
        <w:t>Tổng hợp lại ta có bài toán tối ưu như sau:</w:t>
      </w:r>
    </w:p>
    <w:p w14:paraId="57B4CF8D" w14:textId="77777777" w:rsidR="00383716" w:rsidRDefault="00383716" w:rsidP="00383716">
      <w:pPr>
        <w:ind w:firstLine="0"/>
        <w:jc w:val="center"/>
        <w:rPr>
          <w:rFonts w:eastAsiaTheme="minorEastAsia" w:cs="Tahoma"/>
          <w:lang w:val="en-US"/>
        </w:rPr>
      </w:pPr>
      <w:r>
        <w:rPr>
          <w:rFonts w:eastAsiaTheme="minorEastAsia" w:cs="Tahoma"/>
          <w:lang w:val="en-US"/>
        </w:rPr>
        <w:t xml:space="preserve">“Tìm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Pr>
          <w:rFonts w:eastAsiaTheme="minorEastAsia" w:cs="Tahoma"/>
          <w:lang w:val="en-US"/>
        </w:rPr>
        <w:t xml:space="preserve"> sao cho thỏa </w:t>
      </w: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Pr>
          <w:rFonts w:eastAsiaTheme="minorEastAsia" w:cs="Tahoma"/>
          <w:lang w:val="en-US"/>
        </w:rPr>
        <w:t xml:space="preserve"> với </w:t>
      </w:r>
      <w:proofErr w:type="gramStart"/>
      <w:r>
        <w:rPr>
          <w:rFonts w:eastAsiaTheme="minorEastAsia" w:cs="Tahoma"/>
          <w:lang w:val="en-US"/>
        </w:rPr>
        <w:t xml:space="preserve">mọi </w:t>
      </w:r>
      <w:proofErr w:type="gramEnd"/>
      <m:oMath>
        <m:r>
          <m:rPr>
            <m:sty m:val="p"/>
          </m:rPr>
          <w:rPr>
            <w:rFonts w:ascii="Cambria Math" w:eastAsiaTheme="minorEastAsia" w:hAnsi="Cambria Math" w:cs="Tahoma"/>
            <w:lang w:val="en-US"/>
          </w:rPr>
          <m:t>1 ≤i≤n</m:t>
        </m:r>
      </m:oMath>
      <w:r>
        <w:rPr>
          <w:rFonts w:eastAsiaTheme="minorEastAsia" w:cs="Tahoma"/>
          <w:lang w:val="en-US"/>
        </w:rPr>
        <w:t>”</w:t>
      </w:r>
    </w:p>
    <w:p w14:paraId="4E8B467D" w14:textId="77777777" w:rsidR="00383716" w:rsidRDefault="00383716" w:rsidP="00383716">
      <w:pPr>
        <w:ind w:firstLine="0"/>
        <w:rPr>
          <w:rFonts w:eastAsiaTheme="minorEastAsia" w:cs="Tahoma"/>
          <w:lang w:val="en-US"/>
        </w:rPr>
      </w:pPr>
      <w:r>
        <w:rPr>
          <w:rFonts w:eastAsiaTheme="minorEastAsia" w:cs="Tahoma"/>
          <w:lang w:val="en-US"/>
        </w:rPr>
        <w:tab/>
        <w:t xml:space="preserve">Vector pháp tuyến </w:t>
      </w:r>
      <m:oMath>
        <m:acc>
          <m:accPr>
            <m:chr m:val="⃗"/>
            <m:ctrlPr>
              <w:rPr>
                <w:rFonts w:ascii="Cambria Math" w:hAnsi="Cambria Math"/>
                <w:lang w:val="en-US"/>
              </w:rPr>
            </m:ctrlPr>
          </m:accPr>
          <m:e>
            <m:r>
              <w:rPr>
                <w:rFonts w:ascii="Cambria Math" w:hAnsi="Cambria Math"/>
                <w:lang w:val="en-US"/>
              </w:rPr>
              <m:t>w</m:t>
            </m:r>
          </m:e>
        </m:acc>
      </m:oMath>
      <w:r>
        <w:rPr>
          <w:rFonts w:eastAsiaTheme="minorEastAsia" w:cs="Tahoma"/>
          <w:lang w:val="en-US"/>
        </w:rPr>
        <w:t xml:space="preserve"> xác định chiều của siêu phẳng, còn giá trị ngưỡng </w:t>
      </w:r>
      <w:r>
        <w:rPr>
          <w:rFonts w:eastAsiaTheme="minorEastAsia" w:cs="Tahoma"/>
          <w:i/>
          <w:lang w:val="en-US"/>
        </w:rPr>
        <w:t>b</w:t>
      </w:r>
      <w:r>
        <w:rPr>
          <w:rFonts w:eastAsiaTheme="minorEastAsia" w:cs="Tahoma"/>
          <w:lang w:val="en-US"/>
        </w:rPr>
        <w:t xml:space="preserve"> xác định khoảng cách giữa siêu phẳng và gốc tọa độ. Từ 2 kết quả trên ta thu được bộ phân </w:t>
      </w:r>
      <w:proofErr w:type="gramStart"/>
      <w:r>
        <w:rPr>
          <w:rFonts w:eastAsiaTheme="minorEastAsia" w:cs="Tahoma"/>
          <w:lang w:val="en-US"/>
        </w:rPr>
        <w:t xml:space="preserve">loại </w:t>
      </w:r>
      <w:proofErr w:type="gramEnd"/>
      <m:oMath>
        <m:acc>
          <m:accPr>
            <m:chr m:val="⃗"/>
            <m:ctrlPr>
              <w:rPr>
                <w:rFonts w:ascii="Cambria Math" w:hAnsi="Cambria Math"/>
                <w:i/>
                <w:lang w:val="en-US"/>
              </w:rPr>
            </m:ctrlPr>
          </m:accPr>
          <m:e>
            <m:r>
              <w:rPr>
                <w:rFonts w:ascii="Cambria Math" w:hAnsi="Cambria Math"/>
                <w:lang w:val="en-US"/>
              </w:rPr>
              <m:t>x</m:t>
            </m:r>
          </m:e>
        </m:acc>
        <m:r>
          <m:rPr>
            <m:sty m:val="p"/>
          </m:rPr>
          <w:rPr>
            <w:rFonts w:ascii="Cambria Math" w:eastAsiaTheme="minorEastAsia" w:hAnsi="Cambria Math" w:cs="Tahoma"/>
            <w:lang w:val="en-US"/>
          </w:rPr>
          <m:t>↦sgn</m:t>
        </m:r>
        <m:d>
          <m:dPr>
            <m:ctrlPr>
              <w:rPr>
                <w:rFonts w:ascii="Cambria Math" w:eastAsiaTheme="minorEastAsia" w:hAnsi="Cambria Math" w:cs="Tahoma"/>
                <w:lang w:val="en-US"/>
              </w:rPr>
            </m:ctrlPr>
          </m:dPr>
          <m:e>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m:t>
            </m:r>
          </m:e>
        </m:d>
      </m:oMath>
      <w:r>
        <w:rPr>
          <w:rFonts w:eastAsiaTheme="minorEastAsia" w:cs="Tahoma"/>
          <w:lang w:val="en-US"/>
        </w:rPr>
        <w:t xml:space="preserve">. Thêm một điểm nữa ta cần lưu ý, maximum-margin được xác định bởi những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Pr>
          <w:rFonts w:eastAsiaTheme="minorEastAsia" w:cs="Tahoma"/>
          <w:lang w:val="en-US"/>
        </w:rPr>
        <w:t xml:space="preserve"> nằm kề nó. Chúng được gọi là các support vectors.</w:t>
      </w:r>
    </w:p>
    <w:p w14:paraId="501C0353" w14:textId="77777777" w:rsidR="0013025B" w:rsidRDefault="0013025B" w:rsidP="00383716">
      <w:pPr>
        <w:ind w:firstLine="0"/>
        <w:rPr>
          <w:rFonts w:eastAsiaTheme="minorEastAsia" w:cs="Tahoma"/>
          <w:lang w:val="en-US"/>
        </w:rPr>
      </w:pPr>
    </w:p>
    <w:p w14:paraId="5DB85FCB" w14:textId="77777777" w:rsidR="0013025B" w:rsidRDefault="0013025B" w:rsidP="00383716">
      <w:pPr>
        <w:ind w:firstLine="0"/>
        <w:rPr>
          <w:rFonts w:eastAsiaTheme="minorEastAsia" w:cs="Tahoma"/>
          <w:lang w:val="en-US"/>
        </w:rPr>
      </w:pPr>
    </w:p>
    <w:p w14:paraId="053FC405" w14:textId="77777777" w:rsidR="001151B2" w:rsidRDefault="007B6EC4" w:rsidP="001151B2">
      <w:pPr>
        <w:ind w:firstLine="0"/>
        <w:jc w:val="center"/>
        <w:rPr>
          <w:rFonts w:eastAsiaTheme="minorEastAsia" w:cs="Tahoma"/>
          <w:lang w:val="en-US"/>
        </w:rPr>
      </w:pPr>
      <w:r>
        <w:rPr>
          <w:rFonts w:eastAsiaTheme="minorEastAsia" w:cs="Tahoma"/>
          <w:lang w:val="en-US"/>
        </w:rPr>
        <w:pict w14:anchorId="4EF7EB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25pt;height:180pt">
            <v:imagedata r:id="rId9" o:title="Svm_max_sep_hyperplane_with_margin"/>
          </v:shape>
        </w:pict>
      </w:r>
    </w:p>
    <w:p w14:paraId="7A4F9C0D" w14:textId="77777777" w:rsidR="0013025B" w:rsidRPr="0013025B" w:rsidRDefault="0013025B" w:rsidP="00CF3A6D">
      <w:pPr>
        <w:pStyle w:val="FigureTable"/>
        <w:rPr>
          <w:lang w:val="en-US"/>
        </w:rPr>
      </w:pPr>
      <w:r w:rsidRPr="00CF3A6D">
        <w:rPr>
          <w:b/>
          <w:lang w:val="en-US"/>
        </w:rPr>
        <w:lastRenderedPageBreak/>
        <w:t>Hình 2.1</w:t>
      </w:r>
      <w:r w:rsidRPr="0013025B">
        <w:rPr>
          <w:lang w:val="en-US"/>
        </w:rPr>
        <w:t xml:space="preserve"> Siêu phẳng maximum-margin và các margin của 1 bộ SVM được học từ các mẫu được gán nhãn thành 2 lớp. Những mẫu nằm trên margin được gọi là support vectors</w:t>
      </w:r>
    </w:p>
    <w:p w14:paraId="5B228D51" w14:textId="77777777" w:rsidR="001151B2" w:rsidRDefault="0013025B" w:rsidP="0013025B">
      <w:pPr>
        <w:pStyle w:val="Heading4"/>
        <w:rPr>
          <w:lang w:val="en-US"/>
        </w:rPr>
      </w:pPr>
      <w:bookmarkStart w:id="184" w:name="_Toc455063076"/>
      <w:r>
        <w:rPr>
          <w:lang w:val="en-US"/>
        </w:rPr>
        <w:t>Soft-margin</w:t>
      </w:r>
      <w:bookmarkEnd w:id="184"/>
    </w:p>
    <w:p w14:paraId="57943A29" w14:textId="77777777" w:rsidR="0013025B" w:rsidRDefault="0013025B" w:rsidP="0013025B">
      <w:pPr>
        <w:rPr>
          <w:i/>
          <w:lang w:val="en-US"/>
        </w:rPr>
      </w:pPr>
      <w:r>
        <w:rPr>
          <w:lang w:val="en-US"/>
        </w:rPr>
        <w:t xml:space="preserve">Trong trường hợp dữ liệu không thể được phân chia tuyến tính, chúng ta sử dụng hàm </w:t>
      </w:r>
      <w:r w:rsidRPr="0013025B">
        <w:rPr>
          <w:i/>
          <w:lang w:val="en-US"/>
        </w:rPr>
        <w:t>hinge loss</w:t>
      </w:r>
    </w:p>
    <w:p w14:paraId="6C8819A6" w14:textId="77777777" w:rsidR="0013025B" w:rsidRPr="00A42F1D" w:rsidRDefault="00A42F1D" w:rsidP="0013025B">
      <w:pPr>
        <w:rPr>
          <w:rFonts w:eastAsiaTheme="minorEastAsia"/>
          <w:lang w:val="en-US"/>
        </w:rPr>
      </w:pPr>
      <m:oMathPara>
        <m:oMath>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oMath>
      </m:oMathPara>
    </w:p>
    <w:p w14:paraId="3C4CDE94" w14:textId="77777777" w:rsidR="00A42F1D" w:rsidRDefault="00A42F1D" w:rsidP="0013025B">
      <w:pPr>
        <w:rPr>
          <w:rFonts w:eastAsiaTheme="minorEastAsia"/>
          <w:lang w:val="en-US"/>
        </w:rPr>
      </w:pPr>
      <w:r>
        <w:rPr>
          <w:rFonts w:eastAsiaTheme="minorEastAsia"/>
          <w:lang w:val="en-US"/>
        </w:rPr>
        <w:t xml:space="preserve">Nếu thỏa điều kiện (1) thì kết quả trả về của hàm này bằng 0. Ngược lại thì giá trị của nó sẽ tỉ </w:t>
      </w:r>
      <w:r w:rsidR="00BB55AF">
        <w:rPr>
          <w:rFonts w:eastAsiaTheme="minorEastAsia"/>
          <w:lang w:val="en-US"/>
        </w:rPr>
        <w:t>lệ thuận với khoảng cách từ margin. Từ đó ta cần phải giảm thiểu</w:t>
      </w:r>
    </w:p>
    <w:p w14:paraId="6C03B58B" w14:textId="77777777" w:rsidR="00BB55AF" w:rsidRPr="00BB55AF" w:rsidRDefault="007B6EC4" w:rsidP="0013025B">
      <w:pPr>
        <w:rPr>
          <w:rFonts w:eastAsiaTheme="minorEastAsia"/>
          <w:lang w:val="en-US"/>
        </w:rPr>
      </w:pPr>
      <m:oMathPara>
        <m:oMath>
          <m:d>
            <m:dPr>
              <m:begChr m:val="["/>
              <m:endChr m:val="]"/>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e>
              </m:nary>
            </m:e>
          </m:d>
          <m:r>
            <w:rPr>
              <w:rFonts w:ascii="Cambria Math" w:hAnsi="Cambria Math"/>
              <w:lang w:val="en-US"/>
            </w:rPr>
            <m:t>+λ</m:t>
          </m:r>
          <m:sSup>
            <m:sSupPr>
              <m:ctrlPr>
                <w:rPr>
                  <w:rFonts w:ascii="Cambria Math" w:eastAsiaTheme="minorEastAsia" w:hAnsi="Cambria Math"/>
                  <w:lang w:val="en-US"/>
                </w:rPr>
              </m:ctrlPr>
            </m:sSupPr>
            <m:e>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e>
            <m:sup>
              <m:r>
                <w:rPr>
                  <w:rFonts w:ascii="Cambria Math" w:eastAsiaTheme="minorEastAsia" w:hAnsi="Cambria Math"/>
                  <w:lang w:val="en-US"/>
                </w:rPr>
                <m:t>2</m:t>
              </m:r>
            </m:sup>
          </m:sSup>
        </m:oMath>
      </m:oMathPara>
    </w:p>
    <w:p w14:paraId="65589745" w14:textId="77777777" w:rsidR="00BB55AF" w:rsidRPr="0013025B" w:rsidRDefault="00BB55AF" w:rsidP="0013025B">
      <w:pPr>
        <w:rPr>
          <w:lang w:val="en-US"/>
        </w:rPr>
      </w:pPr>
      <w:proofErr w:type="gramStart"/>
      <w:r>
        <w:rPr>
          <w:rFonts w:eastAsiaTheme="minorEastAsia"/>
          <w:lang w:val="en-US"/>
        </w:rPr>
        <w:t>với</w:t>
      </w:r>
      <w:proofErr w:type="gramEnd"/>
      <w:r>
        <w:rPr>
          <w:rFonts w:eastAsiaTheme="minorEastAsia"/>
          <w:lang w:val="en-US"/>
        </w:rPr>
        <w:t xml:space="preserve"> </w:t>
      </w:r>
      <w:r>
        <w:rPr>
          <w:rFonts w:ascii="Cambria Math" w:eastAsiaTheme="minorEastAsia" w:hAnsi="Cambria Math"/>
          <w:lang w:val="en-US"/>
        </w:rPr>
        <w:t>λ</w:t>
      </w:r>
      <w:r>
        <w:rPr>
          <w:rFonts w:eastAsiaTheme="minorEastAsia"/>
          <w:lang w:val="en-US"/>
        </w:rPr>
        <w:t xml:space="preserve"> thể hiện</w:t>
      </w:r>
      <w:r w:rsidR="00CE7CFB">
        <w:rPr>
          <w:rFonts w:eastAsiaTheme="minorEastAsia"/>
          <w:lang w:val="en-US"/>
        </w:rPr>
        <w:t xml:space="preserve"> tradeoff</w:t>
      </w:r>
      <w:r>
        <w:rPr>
          <w:rFonts w:eastAsiaTheme="minorEastAsia"/>
          <w:lang w:val="en-US"/>
        </w:rPr>
        <w:t xml:space="preserve"> kích thước của margin nhằm đảm bảo thỏa điều kiện (1). </w:t>
      </w:r>
      <w:r w:rsidR="00CE7CFB">
        <w:rPr>
          <w:rFonts w:eastAsiaTheme="minorEastAsia"/>
          <w:lang w:val="en-US"/>
        </w:rPr>
        <w:t xml:space="preserve">Với </w:t>
      </w:r>
      <w:r w:rsidR="00CE7CFB">
        <w:rPr>
          <w:rFonts w:ascii="Cambria Math" w:eastAsiaTheme="minorEastAsia" w:hAnsi="Cambria Math"/>
          <w:lang w:val="en-US"/>
        </w:rPr>
        <w:t xml:space="preserve">λ </w:t>
      </w:r>
      <w:r w:rsidR="00CE7CFB" w:rsidRPr="00CE7CFB">
        <w:t>thích hợp, soft-margin SVM cũng giống như hard-margin SVM nếu dữ liệu đầu vào có thể</w:t>
      </w:r>
      <w:r w:rsidR="00CE7CFB">
        <w:t xml:space="preserve"> phân loại tuyến tính, ngược lại nó vẫn có thể học được 1 cách phân loại khả thi khác.</w:t>
      </w:r>
    </w:p>
    <w:p w14:paraId="12B022FD" w14:textId="77777777" w:rsidR="0030138A" w:rsidRDefault="0030138A" w:rsidP="0030138A">
      <w:pPr>
        <w:pStyle w:val="Heading3"/>
        <w:rPr>
          <w:lang w:val="en-US"/>
        </w:rPr>
      </w:pPr>
      <w:bookmarkStart w:id="185" w:name="_Toc455063077"/>
      <w:r>
        <w:rPr>
          <w:lang w:val="en-US"/>
        </w:rPr>
        <w:t>Kernel method</w:t>
      </w:r>
      <w:bookmarkEnd w:id="185"/>
    </w:p>
    <w:p w14:paraId="0A3AED20" w14:textId="77777777" w:rsidR="00390A8B" w:rsidRDefault="009D4B6E" w:rsidP="00474F68">
      <w:r>
        <w:rPr>
          <w:lang w:val="en-US"/>
        </w:rPr>
        <w:t xml:space="preserve">Được sử dụng rộng rãi trong lĩnh vực máy học, các kĩ thuật kernel methods có thể mở rộng các thuật toán học, trong bài viết này là SVM có thể phân loại được trường hợp dữ liệu không thể phân loại tuyến tính được. </w:t>
      </w:r>
      <w:r w:rsidR="0022525C">
        <w:rPr>
          <w:lang w:val="en-US"/>
        </w:rPr>
        <w:t xml:space="preserve">Ở hình 2.2 nêu lên cho ta 1 ví dụ về việc mọi siêu phẳng đều chứa cả 2 class. Với việc sử dụng </w:t>
      </w:r>
      <w:r w:rsidR="00390A8B">
        <w:rPr>
          <w:lang w:val="en-US"/>
        </w:rPr>
        <w:t xml:space="preserve">1 hàm vô cùng phức tạp để phân loại nó là khả thi, nhưng thay vào đó ta chỉ cần dùng 1 hàm ánh xạ </w:t>
      </w:r>
      <w:r w:rsidR="00390A8B">
        <w:rPr>
          <w:rFonts w:ascii="Cambria Math" w:hAnsi="Cambria Math"/>
          <w:lang w:val="en-US"/>
        </w:rPr>
        <w:t>Ф</w:t>
      </w:r>
      <w:r w:rsidR="00390A8B">
        <w:rPr>
          <w:lang w:val="en-US"/>
        </w:rPr>
        <w:t xml:space="preserve"> biến không gian đầu vào </w:t>
      </w:r>
      <w:r w:rsidR="00390A8B" w:rsidRPr="00390A8B">
        <w:rPr>
          <w:i/>
        </w:rPr>
        <w:t>X</w:t>
      </w:r>
      <w:r w:rsidR="00390A8B" w:rsidRPr="00390A8B">
        <w:t xml:space="preserve">  thành 1 không gian</w:t>
      </w:r>
      <w:r w:rsidR="00390A8B">
        <w:rPr>
          <w:rFonts w:ascii="Cambria Math" w:hAnsi="Cambria Math"/>
          <w:lang w:val="en-US"/>
        </w:rPr>
        <w:t xml:space="preserve"> ℍ </w:t>
      </w:r>
      <w:r w:rsidR="00390A8B" w:rsidRPr="00390A8B">
        <w:t>với số chiều</w:t>
      </w:r>
      <w:r w:rsidR="00390A8B">
        <w:t xml:space="preserve"> lớn hơn và có thể phân loại tuyến tính được.</w:t>
      </w:r>
    </w:p>
    <w:p w14:paraId="11A7945C" w14:textId="77777777" w:rsidR="00046DAE" w:rsidRPr="00046DAE" w:rsidRDefault="00046DAE" w:rsidP="00046DAE">
      <w:pPr>
        <w:ind w:firstLine="0"/>
        <w:jc w:val="center"/>
        <w:rPr>
          <w:noProof/>
          <w:lang w:eastAsia="ja-JP"/>
        </w:rPr>
      </w:pPr>
      <w:r w:rsidRPr="00390A8B">
        <w:rPr>
          <w:noProof/>
          <w:lang w:val="en-US"/>
        </w:rPr>
        <w:lastRenderedPageBreak/>
        <w:drawing>
          <wp:inline distT="0" distB="0" distL="0" distR="0" wp14:anchorId="18191581" wp14:editId="155ABE8C">
            <wp:extent cx="2475616" cy="2319454"/>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5616" cy="2319454"/>
                    </a:xfrm>
                    <a:prstGeom prst="rect">
                      <a:avLst/>
                    </a:prstGeom>
                    <a:noFill/>
                    <a:ln>
                      <a:noFill/>
                    </a:ln>
                  </pic:spPr>
                </pic:pic>
              </a:graphicData>
            </a:graphic>
          </wp:inline>
        </w:drawing>
      </w:r>
      <w:r w:rsidRPr="00046DAE">
        <w:rPr>
          <w:noProof/>
          <w:lang w:eastAsia="ja-JP"/>
        </w:rPr>
        <w:t xml:space="preserve">              </w:t>
      </w:r>
      <w:r w:rsidRPr="002F376B">
        <w:rPr>
          <w:noProof/>
          <w:lang w:val="en-US"/>
        </w:rPr>
        <w:drawing>
          <wp:inline distT="0" distB="0" distL="0" distR="0" wp14:anchorId="554CBBAD" wp14:editId="7BC8CC3D">
            <wp:extent cx="2497873" cy="23277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0781" cy="2330421"/>
                    </a:xfrm>
                    <a:prstGeom prst="rect">
                      <a:avLst/>
                    </a:prstGeom>
                    <a:noFill/>
                    <a:ln>
                      <a:noFill/>
                    </a:ln>
                  </pic:spPr>
                </pic:pic>
              </a:graphicData>
            </a:graphic>
          </wp:inline>
        </w:drawing>
      </w:r>
      <w:r>
        <w:rPr>
          <w:b/>
          <w:noProof/>
          <w:lang w:eastAsia="ja-JP"/>
        </w:rPr>
        <w:t xml:space="preserve"> </w:t>
      </w:r>
      <w:r w:rsidRPr="00046DAE">
        <w:rPr>
          <w:noProof/>
          <w:lang w:eastAsia="ja-JP"/>
        </w:rPr>
        <w:t>(a)</w:t>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t>(b)</w:t>
      </w:r>
    </w:p>
    <w:p w14:paraId="64F33595" w14:textId="77777777" w:rsidR="00046DAE" w:rsidRPr="00046DAE" w:rsidRDefault="00046DAE" w:rsidP="00CF3A6D">
      <w:pPr>
        <w:pStyle w:val="FigureTable"/>
      </w:pPr>
      <w:r w:rsidRPr="00CF3A6D">
        <w:rPr>
          <w:b/>
        </w:rPr>
        <w:t>Hình 2.2</w:t>
      </w:r>
      <w:r>
        <w:t xml:space="preserve"> Trường hợp không thể phân chia tuyến tính với 2 class </w:t>
      </w:r>
      <w:r w:rsidRPr="00046DAE">
        <w:sym w:font="Wingdings" w:char="F06C"/>
      </w:r>
      <w:r>
        <w:t xml:space="preserve"> và </w:t>
      </w:r>
      <w:r w:rsidRPr="00046DAE">
        <w:sym w:font="Wingdings" w:char="F06E"/>
      </w:r>
      <w:r>
        <w:t>. Với hình (a) ta không tìm được siêu phẳng nào có thể tách riêng 2 class được. Thay vào đó ta sử dụng 1 ánh xạ không tuyến tính ở (b)</w:t>
      </w:r>
    </w:p>
    <w:p w14:paraId="615B7CC1" w14:textId="77777777" w:rsidR="00046DAE" w:rsidRDefault="00390A8B" w:rsidP="002F376B">
      <w:r>
        <w:t xml:space="preserve">Trong thực tế, số chiều của </w:t>
      </w:r>
      <w:r>
        <w:rPr>
          <w:rFonts w:ascii="Cambria Math" w:hAnsi="Cambria Math"/>
        </w:rPr>
        <w:t>ℍ</w:t>
      </w:r>
      <w:r>
        <w:t xml:space="preserve"> có thể vô cùng lớn. Cụ thể là trong bài toán phân loại tài liệu, với bộ từ điển chỉ với 100,000 từ, số chiều của không gian feature </w:t>
      </w:r>
      <w:r>
        <w:rPr>
          <w:rFonts w:ascii="Cambria Math" w:hAnsi="Cambria Math"/>
        </w:rPr>
        <w:t>ℍ</w:t>
      </w:r>
      <w:r>
        <w:t xml:space="preserve"> đạt đến </w:t>
      </w:r>
      <w:r w:rsidRPr="00390A8B">
        <w:t>10</w:t>
      </w:r>
      <w:r w:rsidRPr="00390A8B">
        <w:rPr>
          <w:vertAlign w:val="superscript"/>
        </w:rPr>
        <w:t>15</w:t>
      </w:r>
      <w:r>
        <w:t xml:space="preserve">, </w:t>
      </w:r>
      <w:r w:rsidRPr="00390A8B">
        <w:t>điều</w:t>
      </w:r>
      <w:r>
        <w:t xml:space="preserve"> đó khiến cho việc tính toán vô cùng tốn kém. Để giải quyết vấn đề trên ta dùng </w:t>
      </w:r>
      <w:r>
        <w:rPr>
          <w:i/>
        </w:rPr>
        <w:t>kernel methods</w:t>
      </w:r>
      <w:r>
        <w:t xml:space="preserve"> vốn dựa trên </w:t>
      </w:r>
      <w:r>
        <w:rPr>
          <w:i/>
        </w:rPr>
        <w:t xml:space="preserve">kernels </w:t>
      </w:r>
      <w:r>
        <w:t xml:space="preserve">hoặc </w:t>
      </w:r>
      <w:r>
        <w:rPr>
          <w:i/>
        </w:rPr>
        <w:t>hàm kernels</w:t>
      </w:r>
      <w:r>
        <w:t>.</w:t>
      </w:r>
    </w:p>
    <w:p w14:paraId="0DCDD9F9" w14:textId="77777777" w:rsidR="00046DAE" w:rsidRDefault="00773D77" w:rsidP="00046DAE">
      <w:pPr>
        <w:pStyle w:val="Heading4"/>
      </w:pPr>
      <w:bookmarkStart w:id="186" w:name="_Toc455063078"/>
      <w:r>
        <w:t>Định nghĩa</w:t>
      </w:r>
      <w:bookmarkEnd w:id="186"/>
    </w:p>
    <w:p w14:paraId="2D2FE17A" w14:textId="77777777" w:rsidR="00773D77" w:rsidRDefault="00773D77" w:rsidP="00773D77">
      <w:pPr>
        <w:rPr>
          <w:rFonts w:eastAsiaTheme="minorEastAsia"/>
          <w:i/>
        </w:rPr>
      </w:pPr>
      <w:r>
        <w:t xml:space="preserve">Hàm </w:t>
      </w:r>
      <m:oMath>
        <m:r>
          <w:rPr>
            <w:rFonts w:ascii="Cambria Math" w:hAnsi="Cambria Math"/>
          </w:rPr>
          <m:t xml:space="preserve">K : X x X </m:t>
        </m:r>
        <m:r>
          <m:rPr>
            <m:scr m:val="double-struck"/>
            <m:sty m:val="p"/>
          </m:rPr>
          <w:rPr>
            <w:rFonts w:ascii="Cambria Math" w:hAnsi="Cambria Math"/>
          </w:rPr>
          <m:t>⟶ R</m:t>
        </m:r>
      </m:oMath>
      <w:r>
        <w:rPr>
          <w:rFonts w:eastAsiaTheme="minorEastAsia"/>
        </w:rPr>
        <w:t xml:space="preserve"> được gọi là 1 kernel của </w:t>
      </w:r>
      <w:r w:rsidRPr="00773D77">
        <w:rPr>
          <w:rFonts w:eastAsiaTheme="minorEastAsia"/>
          <w:i/>
        </w:rPr>
        <w:t>X</w:t>
      </w:r>
    </w:p>
    <w:p w14:paraId="20E9CBC1" w14:textId="77777777" w:rsidR="00773D77" w:rsidRDefault="00773D77" w:rsidP="00773D77">
      <w:pPr>
        <w:rPr>
          <w:rFonts w:eastAsiaTheme="minorEastAsia" w:cs="Times New Roman"/>
        </w:rPr>
      </w:pPr>
      <w:r>
        <w:rPr>
          <w:rFonts w:eastAsiaTheme="minorEastAsia"/>
        </w:rPr>
        <w:t xml:space="preserve">Ta định nghĩa 1 hàm kernel </w:t>
      </w:r>
      <w:r>
        <w:rPr>
          <w:rFonts w:eastAsiaTheme="minorEastAsia"/>
          <w:i/>
        </w:rPr>
        <w:t>K</w:t>
      </w:r>
      <w:r>
        <w:rPr>
          <w:rFonts w:eastAsiaTheme="minorEastAsia"/>
        </w:rPr>
        <w:t xml:space="preserve"> sao cho với 2 điểm bất kì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m:rPr>
            <m:scr m:val="double-struck"/>
          </m:rPr>
          <w:rPr>
            <w:rFonts w:ascii="Cambria Math" w:eastAsiaTheme="minorEastAsia" w:hAnsi="Cambria Math"/>
          </w:rPr>
          <m:t xml:space="preserve">∈R, </m:t>
        </m:r>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 xml:space="preserve"> </m:t>
        </m:r>
      </m:oMath>
      <w:r>
        <w:rPr>
          <w:rFonts w:eastAsiaTheme="minorEastAsia"/>
        </w:rPr>
        <w:t xml:space="preserve">bằng với inner product của vector </w:t>
      </w:r>
      <w:r>
        <w:rPr>
          <w:rFonts w:ascii="Cambria Math" w:eastAsiaTheme="minorEastAsia" w:hAnsi="Cambria Math"/>
        </w:rPr>
        <w:t>Ф</w:t>
      </w:r>
      <w:r>
        <w:rPr>
          <w:rFonts w:eastAsiaTheme="minorEastAsia"/>
        </w:rPr>
        <w:t>(</w:t>
      </w:r>
      <w:r w:rsidRPr="00773D77">
        <w:rPr>
          <w:rFonts w:eastAsiaTheme="minorEastAsia"/>
          <w:i/>
        </w:rPr>
        <w:t>x</w:t>
      </w:r>
      <w:r>
        <w:rPr>
          <w:rFonts w:eastAsiaTheme="minorEastAsia"/>
        </w:rPr>
        <w:t xml:space="preserve">) và </w:t>
      </w:r>
      <w:r>
        <w:rPr>
          <w:rFonts w:ascii="Cambria Math" w:eastAsiaTheme="minorEastAsia" w:hAnsi="Cambria Math"/>
        </w:rPr>
        <w:t>Ф</w:t>
      </w:r>
      <w:r w:rsidRPr="00773D77">
        <w:rPr>
          <w:rFonts w:eastAsiaTheme="minorEastAsia" w:cs="Times New Roman"/>
        </w:rPr>
        <w:t>(</w:t>
      </w:r>
      <w:r w:rsidRPr="00773D77">
        <w:rPr>
          <w:rFonts w:eastAsiaTheme="minorEastAsia" w:cs="Times New Roman"/>
          <w:i/>
        </w:rPr>
        <w:t>y</w:t>
      </w:r>
      <w:r w:rsidRPr="00773D77">
        <w:rPr>
          <w:rFonts w:eastAsiaTheme="minorEastAsia" w:cs="Times New Roman"/>
        </w:rPr>
        <w:t>)</w:t>
      </w:r>
      <w:r w:rsidR="00E7610E">
        <w:rPr>
          <w:rFonts w:eastAsiaTheme="minorEastAsia" w:cs="Times New Roman"/>
        </w:rPr>
        <w:t>:</w:t>
      </w:r>
    </w:p>
    <w:p w14:paraId="443A7B10" w14:textId="77777777" w:rsidR="00E7610E" w:rsidRPr="00E7610E" w:rsidRDefault="00E7610E" w:rsidP="00773D77">
      <w:pPr>
        <w:rPr>
          <w:rFonts w:eastAsiaTheme="minorEastAsia" w:cs="Times New Roman"/>
        </w:rPr>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,ϕ</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14:paraId="128FE763" w14:textId="77777777" w:rsidR="00E7610E" w:rsidRDefault="00E7610E" w:rsidP="00756BBA">
      <w:r>
        <w:t>cho</w:t>
      </w:r>
      <w:r w:rsidR="00756BBA">
        <w:t xml:space="preserve"> ánh xạ </w:t>
      </w:r>
      <m:oMath>
        <m:r>
          <m:rPr>
            <m:sty m:val="p"/>
          </m:rPr>
          <w:rPr>
            <w:rFonts w:ascii="Cambria Math" w:hAnsi="Cambria Math"/>
          </w:rPr>
          <m:t>ϕ:</m:t>
        </m:r>
        <m:r>
          <w:rPr>
            <w:rFonts w:ascii="Cambria Math" w:hAnsi="Cambria Math"/>
          </w:rPr>
          <m:t>X ⟶</m:t>
        </m:r>
        <m:r>
          <m:rPr>
            <m:scr m:val="double-struck"/>
          </m:rPr>
          <w:rPr>
            <w:rFonts w:ascii="Cambria Math" w:hAnsi="Cambria Math"/>
          </w:rPr>
          <m:t>H</m:t>
        </m:r>
      </m:oMath>
      <w:r w:rsidR="00756BBA">
        <w:t xml:space="preserve"> đến 1 không gian Hilbert được gọi là không gian feature. Điểm mạnh của kernel </w:t>
      </w:r>
      <w:r w:rsidR="00756BBA">
        <w:rPr>
          <w:i/>
        </w:rPr>
        <w:t>K</w:t>
      </w:r>
      <w:r w:rsidR="00756BBA">
        <w:t xml:space="preserve"> là độ hiệu quả của nó: ta có thể tính được </w:t>
      </w:r>
      <w:r w:rsidR="00756BBA">
        <w:rPr>
          <w:i/>
        </w:rPr>
        <w:t xml:space="preserve">K </w:t>
      </w:r>
      <w:r w:rsidR="00756BBA">
        <w:t xml:space="preserve">với hiệu quả cao hơn so với việc tính toán </w:t>
      </w:r>
      <w:r w:rsidR="00756BBA">
        <w:rPr>
          <w:rFonts w:ascii="Cambria Math" w:hAnsi="Cambria Math"/>
        </w:rPr>
        <w:t>Ф</w:t>
      </w:r>
      <w:r w:rsidR="00756BBA">
        <w:t xml:space="preserve"> và inner product trong </w:t>
      </w:r>
      <w:r w:rsidR="00756BBA">
        <w:rPr>
          <w:rFonts w:ascii="Cambria Math" w:hAnsi="Cambria Math"/>
        </w:rPr>
        <w:t>ℍ</w:t>
      </w:r>
      <w:r w:rsidR="00756BBA">
        <w:t xml:space="preserve">. Bên cạnh đó ta không cần định nghĩa tường minh hoặc tính toán 1 hàm ánh xạ </w:t>
      </w:r>
      <w:r w:rsidR="00756BBA">
        <w:rPr>
          <w:rFonts w:ascii="Cambria Math" w:hAnsi="Cambria Math"/>
        </w:rPr>
        <w:t>Ф</w:t>
      </w:r>
      <w:r w:rsidR="00756BBA">
        <w:t xml:space="preserve">. Ta có thể chọn kernel </w:t>
      </w:r>
      <w:r w:rsidR="00756BBA">
        <w:rPr>
          <w:i/>
        </w:rPr>
        <w:t>K</w:t>
      </w:r>
      <w:r w:rsidR="00756BBA">
        <w:t xml:space="preserve"> tùy ý miễn tồn tại hàm </w:t>
      </w:r>
      <w:r w:rsidR="00756BBA">
        <w:rPr>
          <w:rFonts w:ascii="Cambria Math" w:hAnsi="Cambria Math"/>
        </w:rPr>
        <w:t>Ф</w:t>
      </w:r>
      <w:r w:rsidR="00756BBA">
        <w:t xml:space="preserve">, nghĩa là </w:t>
      </w:r>
      <w:r w:rsidR="00756BBA">
        <w:rPr>
          <w:i/>
        </w:rPr>
        <w:t>K</w:t>
      </w:r>
      <w:r w:rsidR="00756BBA">
        <w:t xml:space="preserve"> phải thỏa mãn điều kiện Mercer.</w:t>
      </w:r>
    </w:p>
    <w:p w14:paraId="35AC7AE3" w14:textId="77777777" w:rsidR="00756BBA" w:rsidRDefault="00082EBC" w:rsidP="00E769F3">
      <w:pPr>
        <w:pStyle w:val="Heading4"/>
      </w:pPr>
      <w:bookmarkStart w:id="187" w:name="_Toc455063079"/>
      <w:r>
        <w:lastRenderedPageBreak/>
        <w:t>Điều kiện Mercer</w:t>
      </w:r>
      <w:bookmarkEnd w:id="187"/>
    </w:p>
    <w:p w14:paraId="34F3199A" w14:textId="77777777" w:rsidR="00082EBC" w:rsidRDefault="00082EBC" w:rsidP="00082EBC">
      <w:pPr>
        <w:rPr>
          <w:rFonts w:eastAsiaTheme="minorEastAsia"/>
        </w:rPr>
      </w:pPr>
      <w:r>
        <w:t xml:space="preserve">Với </w:t>
      </w:r>
      <m:oMath>
        <m:r>
          <m:rPr>
            <m:sty m:val="p"/>
          </m:rPr>
          <w:rPr>
            <w:rFonts w:ascii="Cambria Math" w:hAnsi="Cambria Math"/>
          </w:rPr>
          <m:t>X ⊂</m:t>
        </m:r>
        <m:sSup>
          <m:sSupPr>
            <m:ctrlPr>
              <w:rPr>
                <w:rFonts w:ascii="Cambria Math" w:hAnsi="Cambria Math"/>
              </w:rPr>
            </m:ctrlPr>
          </m:sSupPr>
          <m:e>
            <m:r>
              <m:rPr>
                <m:scr m:val="double-struck"/>
              </m:rPr>
              <w:rPr>
                <w:rFonts w:ascii="Cambria Math" w:hAnsi="Cambria Math"/>
              </w:rPr>
              <m:t>R</m:t>
            </m:r>
          </m:e>
          <m:sup>
            <m:r>
              <w:rPr>
                <w:rFonts w:ascii="Cambria Math" w:hAnsi="Cambria Math"/>
              </w:rPr>
              <m:t>N</m:t>
            </m:r>
          </m:sup>
        </m:sSup>
      </m:oMath>
      <w:r>
        <w:rPr>
          <w:rFonts w:eastAsiaTheme="minorEastAsia"/>
        </w:rPr>
        <w:t xml:space="preserve"> là 1 tập compact và hàm </w:t>
      </w:r>
      <m:oMath>
        <m:r>
          <w:rPr>
            <w:rFonts w:ascii="Cambria Math" w:eastAsiaTheme="minorEastAsia" w:hAnsi="Cambria Math"/>
          </w:rPr>
          <m:t>K :X x X</m:t>
        </m:r>
        <m:r>
          <m:rPr>
            <m:scr m:val="double-struck"/>
            <m:sty m:val="p"/>
          </m:rPr>
          <w:rPr>
            <w:rFonts w:ascii="Cambria Math" w:eastAsiaTheme="minorEastAsia" w:hAnsi="Cambria Math"/>
          </w:rPr>
          <m:t xml:space="preserve"> ⟶R</m:t>
        </m:r>
      </m:oMath>
      <w:r>
        <w:rPr>
          <w:rFonts w:eastAsiaTheme="minorEastAsia"/>
        </w:rPr>
        <w:t xml:space="preserve"> là 1 hàm liên tục và đối xứng. Ta có</w:t>
      </w:r>
      <w:r w:rsidR="00000F95">
        <w:rPr>
          <w:rFonts w:eastAsiaTheme="minorEastAsia"/>
        </w:rPr>
        <w:t xml:space="preserve"> </w:t>
      </w:r>
      <w:r w:rsidR="00000F95" w:rsidRPr="00F51446">
        <w:rPr>
          <w:rFonts w:eastAsiaTheme="minorEastAsia"/>
          <w:color w:val="FF0000"/>
        </w:rPr>
        <w:t>[K admits a uniformly convergent expansion of the form]</w:t>
      </w:r>
    </w:p>
    <w:p w14:paraId="6D29F931" w14:textId="77777777" w:rsidR="00082EBC" w:rsidRPr="00082EBC" w:rsidRDefault="00082EBC" w:rsidP="00082EBC">
      <w:pPr>
        <w:rPr>
          <w:rFonts w:eastAsiaTheme="minorEastAsia"/>
        </w:rPr>
      </w:pPr>
      <m:oMathPara>
        <m:oMath>
          <m:r>
            <w:rPr>
              <w:rFonts w:ascii="Cambria Math" w:hAnsi="Cambria Math"/>
            </w:rPr>
            <m:t>K</m:t>
          </m:r>
          <m:d>
            <m:dPr>
              <m:ctrlPr>
                <w:rPr>
                  <w:rFonts w:ascii="Cambria Math" w:hAnsi="Cambria Math"/>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nary>
        </m:oMath>
      </m:oMathPara>
    </w:p>
    <w:p w14:paraId="7E49BB3E" w14:textId="77777777" w:rsidR="00082EBC" w:rsidRDefault="00FF720D" w:rsidP="00082EBC">
      <w:pPr>
        <w:rPr>
          <w:rFonts w:eastAsiaTheme="minorEastAsia"/>
        </w:rPr>
      </w:pPr>
      <w:r>
        <w:rPr>
          <w:rFonts w:eastAsiaTheme="minorEastAsia"/>
        </w:rPr>
        <w:t xml:space="preserve">với </w:t>
      </w:r>
      <w:r w:rsidR="00082EBC">
        <w:rPr>
          <w:rFonts w:eastAsiaTheme="minorEastAsia"/>
          <w:i/>
        </w:rPr>
        <w:t>a</w:t>
      </w:r>
      <w:r w:rsidR="00082EBC">
        <w:rPr>
          <w:rFonts w:eastAsiaTheme="minorEastAsia"/>
          <w:i/>
          <w:vertAlign w:val="subscript"/>
        </w:rPr>
        <w:t>n</w:t>
      </w:r>
      <w:r w:rsidR="00082EBC">
        <w:rPr>
          <w:rFonts w:eastAsiaTheme="minorEastAsia"/>
          <w:i/>
        </w:rPr>
        <w:t xml:space="preserve"> &gt; 0 </w:t>
      </w:r>
      <w:r>
        <w:rPr>
          <w:rFonts w:eastAsiaTheme="minorEastAsia"/>
        </w:rPr>
        <w:t xml:space="preserve">khi và chỉ khi với bất kì hàm bình phương khả tích </w:t>
      </w:r>
      <m:oMath>
        <m:r>
          <m:rPr>
            <m:sty m:val="p"/>
          </m:rPr>
          <w:rPr>
            <w:rFonts w:ascii="Cambria Math" w:eastAsiaTheme="minorEastAsia" w:hAnsi="Cambria Math"/>
          </w:rPr>
          <m:t xml:space="preserve">c (c ∈ </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thỏa:</w:t>
      </w:r>
    </w:p>
    <w:p w14:paraId="6DA12FD5" w14:textId="77777777" w:rsidR="00FF720D" w:rsidRPr="00EB555A" w:rsidRDefault="007B6EC4" w:rsidP="00082EBC">
      <w:pPr>
        <w:rPr>
          <w:rFonts w:ascii="Arial" w:eastAsiaTheme="minorEastAsia" w:hAnsi="Arial"/>
        </w:rPr>
      </w:pPr>
      <m:oMathPara>
        <m:oMath>
          <m:nary>
            <m:naryPr>
              <m:chr m:val="∬"/>
              <m:limLoc m:val="subSup"/>
              <m:ctrlPr>
                <w:rPr>
                  <w:rFonts w:ascii="Cambria Math" w:eastAsiaTheme="minorEastAsia" w:hAnsi="Cambria Math"/>
                </w:rPr>
              </m:ctrlPr>
            </m:naryPr>
            <m:sub>
              <m:r>
                <w:rPr>
                  <w:rFonts w:ascii="Cambria Math" w:eastAsiaTheme="minorEastAsia" w:hAnsi="Cambria Math"/>
                </w:rPr>
                <m:t>X x X</m:t>
              </m:r>
            </m:sub>
            <m:sup/>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dxd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≥0</m:t>
              </m:r>
            </m:e>
          </m:nary>
        </m:oMath>
      </m:oMathPara>
    </w:p>
    <w:p w14:paraId="5BB4F763" w14:textId="77777777" w:rsidR="00EB555A" w:rsidRDefault="00EB555A" w:rsidP="00EB555A">
      <w:pPr>
        <w:pStyle w:val="Heading4"/>
      </w:pPr>
      <w:bookmarkStart w:id="188" w:name="_Toc455063080"/>
      <w:r>
        <w:t>Radial basis function (RBF)</w:t>
      </w:r>
      <w:bookmarkEnd w:id="188"/>
    </w:p>
    <w:p w14:paraId="4883784A" w14:textId="77777777" w:rsidR="00EB555A" w:rsidRDefault="00EB555A" w:rsidP="00EB555A">
      <w:pPr>
        <w:rPr>
          <w:rFonts w:eastAsiaTheme="minorEastAsia"/>
        </w:rPr>
      </w:pPr>
      <w:r>
        <w:t xml:space="preserve">Với mọi hàng số </w:t>
      </w:r>
      <m:oMath>
        <m:r>
          <m:rPr>
            <m:sty m:val="p"/>
          </m:rPr>
          <w:rPr>
            <w:rFonts w:ascii="Cambria Math" w:hAnsi="Cambria Math"/>
          </w:rPr>
          <m:t>σ&gt;0</m:t>
        </m:r>
      </m:oMath>
      <w:r>
        <w:rPr>
          <w:rFonts w:eastAsiaTheme="minorEastAsia"/>
        </w:rPr>
        <w:t xml:space="preserve">, một </w:t>
      </w:r>
      <w:r>
        <w:rPr>
          <w:rFonts w:eastAsiaTheme="minorEastAsia"/>
          <w:i/>
        </w:rPr>
        <w:t xml:space="preserve">Gaussian kernal </w:t>
      </w:r>
      <w:r>
        <w:rPr>
          <w:rFonts w:eastAsiaTheme="minorEastAsia"/>
        </w:rPr>
        <w:t xml:space="preserve">hoặc </w:t>
      </w:r>
      <w:r>
        <w:rPr>
          <w:rFonts w:eastAsiaTheme="minorEastAsia"/>
          <w:i/>
        </w:rPr>
        <w:t>Radial basis function (RBF)</w:t>
      </w:r>
      <w:r>
        <w:rPr>
          <w:rFonts w:eastAsiaTheme="minorEastAsia"/>
        </w:rPr>
        <w:t xml:space="preserve"> là kernel </w:t>
      </w:r>
      <w:r>
        <w:rPr>
          <w:rFonts w:eastAsiaTheme="minorEastAsia"/>
          <w:i/>
        </w:rPr>
        <w:t>K</w:t>
      </w:r>
      <w:r>
        <w:rPr>
          <w:rFonts w:eastAsiaTheme="minorEastAsia"/>
        </w:rPr>
        <w:t xml:space="preserve"> định nghĩa trong tập </w:t>
      </w:r>
      <w:r>
        <w:rPr>
          <w:rFonts w:ascii="Cambria Math" w:eastAsiaTheme="minorEastAsia" w:hAnsi="Cambria Math"/>
        </w:rPr>
        <w:t>ℝ</w:t>
      </w:r>
      <w:r>
        <w:rPr>
          <w:rFonts w:eastAsiaTheme="minorEastAsia"/>
          <w:vertAlign w:val="superscript"/>
        </w:rPr>
        <w:t>N</w:t>
      </w:r>
      <w:r>
        <w:rPr>
          <w:rFonts w:eastAsiaTheme="minorEastAsia"/>
        </w:rPr>
        <w:t xml:space="preserve"> bởi:</w:t>
      </w:r>
    </w:p>
    <w:p w14:paraId="76AA9B3A" w14:textId="77777777" w:rsidR="00EB555A" w:rsidRPr="00B32F07" w:rsidRDefault="00EB555A" w:rsidP="00EB555A">
      <w:pPr>
        <w:rPr>
          <w:rFonts w:eastAsiaTheme="minorEastAsia"/>
        </w:rPr>
      </w:pPr>
      <m:oMathPara>
        <m:oMath>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r>
            <w:rPr>
              <w:rFonts w:ascii="Cambria Math" w:hAnsi="Cambria Math"/>
            </w:rPr>
            <m:t>,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d>
        </m:oMath>
      </m:oMathPara>
    </w:p>
    <w:p w14:paraId="0A11F2F0" w14:textId="77777777" w:rsidR="00B32F07" w:rsidRDefault="00B32F07" w:rsidP="00EB555A">
      <w:pPr>
        <w:rPr>
          <w:rFonts w:eastAsiaTheme="minorEastAsia"/>
        </w:rPr>
      </w:pPr>
      <w:r>
        <w:rPr>
          <w:rFonts w:eastAsiaTheme="minorEastAsia"/>
        </w:rPr>
        <w:t>Gaussians kernels nằm trong số những kernel được sử dụng rộng rãi nhất trong các ứng dụng</w:t>
      </w:r>
      <w:r w:rsidR="00A61100">
        <w:rPr>
          <w:rFonts w:eastAsiaTheme="minorEastAsia"/>
        </w:rPr>
        <w:t xml:space="preserve">. Trong quá trình huấn luyện model học ta cần quan tâm đến 2 thông số quan trọng nhất chính là </w:t>
      </w:r>
      <m:oMath>
        <m:r>
          <m:rPr>
            <m:sty m:val="p"/>
          </m:rPr>
          <w:rPr>
            <w:rFonts w:ascii="Cambria Math" w:eastAsiaTheme="minorEastAsia" w:hAnsi="Cambria Math"/>
          </w:rPr>
          <m:t>gamma=</m:t>
        </m:r>
        <m:f>
          <m:fPr>
            <m:ctrlPr>
              <w:rPr>
                <w:rFonts w:ascii="Cambria Math" w:eastAsiaTheme="minorEastAsia" w:hAnsi="Cambria Math"/>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2σ</m:t>
                </m:r>
              </m:e>
              <m:sup>
                <m:r>
                  <w:rPr>
                    <w:rFonts w:ascii="Cambria Math" w:eastAsiaTheme="minorEastAsia" w:hAnsi="Cambria Math"/>
                  </w:rPr>
                  <m:t>2</m:t>
                </m:r>
              </m:sup>
            </m:sSup>
          </m:den>
        </m:f>
      </m:oMath>
      <w:r w:rsidR="00A61100">
        <w:rPr>
          <w:rFonts w:eastAsiaTheme="minorEastAsia"/>
        </w:rPr>
        <w:t xml:space="preserve"> và C. Thông số gamma cho ta biết ảnh hưởng của 1 training sample với xung quanh nó, hiểu đơn giản nó là nghịch đảo của bán kính của các sample được lựa chọn làm support vector của model. </w:t>
      </w:r>
      <w:r w:rsidR="00303699">
        <w:rPr>
          <w:rFonts w:eastAsiaTheme="minorEastAsia"/>
        </w:rPr>
        <w:t>G</w:t>
      </w:r>
      <w:r w:rsidR="00A61100">
        <w:rPr>
          <w:rFonts w:eastAsiaTheme="minorEastAsia"/>
        </w:rPr>
        <w:t>amma tradeoff giữa tốc độ xử lý và độ hiệu quả</w:t>
      </w:r>
      <w:r w:rsidR="00303699">
        <w:rPr>
          <w:rFonts w:eastAsiaTheme="minorEastAsia"/>
        </w:rPr>
        <w:t>, với giá trị càng cao thì tốc độ xử lý càng nhanh nhưng chưa chắc hiệu quả và ngược lại. Còn với thông số C tradeoff giữa việc phân loại nhầm giữa các sample và độ phức tạp của hàm kernel. C thấp sẽ cho kernel với độ phức tạp thấp trong khi C cao dễ dẫn đến hiện tượng overfit.</w:t>
      </w:r>
    </w:p>
    <w:p w14:paraId="6DA1A632" w14:textId="77777777" w:rsidR="00842871" w:rsidRDefault="00842871" w:rsidP="00842871">
      <w:pPr>
        <w:pStyle w:val="Heading2"/>
      </w:pPr>
      <w:bookmarkStart w:id="189" w:name="_Toc455063081"/>
      <w:r>
        <w:t>Multi-class SVM</w:t>
      </w:r>
      <w:bookmarkEnd w:id="189"/>
    </w:p>
    <w:p w14:paraId="6D71B12A" w14:textId="77777777" w:rsidR="00842871" w:rsidRDefault="00842871" w:rsidP="00842871">
      <w:r>
        <w:t xml:space="preserve">Trong trường hợp chúng ta </w:t>
      </w:r>
      <w:r w:rsidR="00B26FC2">
        <w:t xml:space="preserve">phải phân loại nhiều lớp thì ta giải quyết vấn đề trên bằng cách vẫn sử dụng kĩ thuật SVM nguyên thủy chia không gian dữ liệu </w:t>
      </w:r>
      <w:r w:rsidR="00B26FC2">
        <w:lastRenderedPageBreak/>
        <w:t xml:space="preserve">thành 2 phần và quá trình này lặp đi lặp lại nhiều lần. </w:t>
      </w:r>
      <w:r w:rsidR="001A3BFF">
        <w:t xml:space="preserve">Ta sẽ đề cập đến 2 kĩ thuật thường sử dụng nhất đó là </w:t>
      </w:r>
      <w:r w:rsidR="001A3BFF">
        <w:rPr>
          <w:i/>
        </w:rPr>
        <w:t>one-versus-one (OVO)</w:t>
      </w:r>
      <w:r w:rsidR="001A3BFF">
        <w:t xml:space="preserve"> và </w:t>
      </w:r>
      <w:r w:rsidR="001A3BFF">
        <w:rPr>
          <w:i/>
        </w:rPr>
        <w:t>one-versus-all (OVA)</w:t>
      </w:r>
    </w:p>
    <w:p w14:paraId="3DA692C4" w14:textId="77777777" w:rsidR="001A3BFF" w:rsidRDefault="001A3BFF" w:rsidP="001A3BFF">
      <w:pPr>
        <w:pStyle w:val="Heading3"/>
      </w:pPr>
      <w:bookmarkStart w:id="190" w:name="_Toc455063082"/>
      <w:r>
        <w:t>One-versus-all</w:t>
      </w:r>
      <w:bookmarkEnd w:id="190"/>
    </w:p>
    <w:p w14:paraId="3A594272" w14:textId="77777777" w:rsidR="001A3BFF" w:rsidRDefault="00242368" w:rsidP="001A3BFF">
      <w:pPr>
        <w:rPr>
          <w:rFonts w:eastAsiaTheme="minorEastAsia"/>
        </w:rPr>
      </w:pPr>
      <w:r>
        <w:t xml:space="preserve">Với tập mẫu training </w:t>
      </w:r>
      <m:oMath>
        <m:r>
          <m:rPr>
            <m:sty m:val="p"/>
          </m:rPr>
          <w:rPr>
            <w:rFonts w:ascii="Cambria Math" w:hAnsi="Cambria Math"/>
          </w:rPr>
          <m:t>S=</m:t>
        </m:r>
        <m:d>
          <m:dPr>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 x Y</m:t>
                </m:r>
              </m:e>
            </m:d>
          </m:e>
          <m:sup>
            <m:r>
              <w:rPr>
                <w:rFonts w:ascii="Cambria Math" w:hAnsi="Cambria Math"/>
              </w:rPr>
              <m:t>m</m:t>
            </m:r>
          </m:sup>
        </m:sSup>
      </m:oMath>
      <w:r>
        <w:rPr>
          <w:rFonts w:eastAsiaTheme="minorEastAsia"/>
        </w:rPr>
        <w:t xml:space="preserve">, bằng kĩ thuật </w:t>
      </w:r>
      <w:r>
        <w:rPr>
          <w:rFonts w:eastAsiaTheme="minorEastAsia"/>
          <w:i/>
        </w:rPr>
        <w:t xml:space="preserve">one-versus-all (OVA) </w:t>
      </w:r>
      <w:r>
        <w:rPr>
          <w:rFonts w:eastAsiaTheme="minorEastAsia"/>
        </w:rPr>
        <w:t xml:space="preserve">hoặc </w:t>
      </w:r>
      <w:r>
        <w:rPr>
          <w:rFonts w:eastAsiaTheme="minorEastAsia"/>
          <w:i/>
        </w:rPr>
        <w:t xml:space="preserve">one-versus-the-rest </w:t>
      </w:r>
      <w:r>
        <w:rPr>
          <w:rFonts w:eastAsiaTheme="minorEastAsia"/>
        </w:rPr>
        <w:t xml:space="preserve">ta chuyển đổi bộ phân lớp đa lớp thành phân lớp nhị phân. Kĩ thuật này bao gồm việc học </w:t>
      </w:r>
      <w:r>
        <w:rPr>
          <w:rFonts w:eastAsiaTheme="minorEastAsia"/>
          <w:i/>
        </w:rPr>
        <w:t>k</w:t>
      </w:r>
      <w:r>
        <w:rPr>
          <w:rFonts w:eastAsiaTheme="minorEastAsia"/>
        </w:rPr>
        <w:t xml:space="preserve">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l∈Y</m:t>
        </m:r>
      </m:oMath>
      <w:r>
        <w:rPr>
          <w:rFonts w:eastAsiaTheme="minorEastAsia"/>
        </w:rPr>
        <w:t xml:space="preserve"> sao cho phân biệt 1 lớp </w:t>
      </w:r>
      <m:oMath>
        <m:r>
          <w:rPr>
            <w:rFonts w:ascii="Cambria Math" w:eastAsiaTheme="minorEastAsia" w:hAnsi="Cambria Math"/>
          </w:rPr>
          <m:t>l∈Y</m:t>
        </m:r>
      </m:oMath>
      <w:r>
        <w:rPr>
          <w:rFonts w:eastAsiaTheme="minorEastAsia"/>
        </w:rPr>
        <w:t xml:space="preserve"> khỏi tất cả các lớp khác. Với bất kì </w:t>
      </w:r>
      <m:oMath>
        <m:r>
          <w:rPr>
            <w:rFonts w:ascii="Cambria Math" w:eastAsiaTheme="minorEastAsia" w:hAnsi="Cambria Math" w:cs="Times New Roman"/>
          </w:rPr>
          <m:t>l∈Y</m:t>
        </m:r>
        <m:r>
          <m:rPr>
            <m:sty m:val="p"/>
          </m:rPr>
          <w:rPr>
            <w:rFonts w:ascii="Cambria Math" w:eastAsiaTheme="minorEastAsia" w:hAnsi="Cambria Math" w:cs="Times New Roman"/>
          </w:rPr>
          <m:t xml:space="preserve">,  </m:t>
        </m:r>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l</m:t>
            </m:r>
          </m:sub>
        </m:sSub>
      </m:oMath>
      <w:r>
        <w:rPr>
          <w:rFonts w:eastAsiaTheme="minorEastAsia"/>
        </w:rPr>
        <w:t xml:space="preserve"> </w:t>
      </w:r>
      <w:r w:rsidR="00251410">
        <w:rPr>
          <w:rFonts w:eastAsiaTheme="minorEastAsia"/>
        </w:rPr>
        <w:t xml:space="preserve">thu được sau khi train 1 bộ phân lớp nhị phân trên toàn bộ tập mẫu S sau khi gán nhãn 1 cho class </w:t>
      </w:r>
      <w:r w:rsidR="00251410">
        <w:rPr>
          <w:rFonts w:eastAsiaTheme="minorEastAsia"/>
          <w:i/>
        </w:rPr>
        <w:t>l</w:t>
      </w:r>
      <w:r w:rsidR="00251410">
        <w:rPr>
          <w:rFonts w:eastAsiaTheme="minorEastAsia"/>
        </w:rPr>
        <w:t xml:space="preserve"> và -1 cho tất cả các class còn lại. Với </w:t>
      </w:r>
      <m:oMath>
        <m:r>
          <w:rPr>
            <w:rFonts w:ascii="Cambria Math" w:eastAsiaTheme="minorEastAsia" w:hAnsi="Cambria Math"/>
          </w:rPr>
          <m:t>l∈Y</m:t>
        </m:r>
      </m:oMath>
      <w:r w:rsidR="00251410">
        <w:rPr>
          <w:rFonts w:eastAsiaTheme="minorEastAsia"/>
        </w:rPr>
        <w:t xml:space="preserve">, giả sử </w:t>
      </w:r>
      <w:r w:rsidR="00251410">
        <w:rPr>
          <w:rFonts w:eastAsiaTheme="minorEastAsia"/>
          <w:i/>
        </w:rPr>
        <w:t>h</w:t>
      </w:r>
      <w:r w:rsidR="00251410">
        <w:rPr>
          <w:rFonts w:eastAsiaTheme="minorEastAsia"/>
          <w:i/>
          <w:vertAlign w:val="subscript"/>
        </w:rPr>
        <w:t>l</w:t>
      </w:r>
      <w:r w:rsidR="00251410">
        <w:rPr>
          <w:rFonts w:eastAsiaTheme="minorEastAsia"/>
          <w:i/>
        </w:rPr>
        <w:t xml:space="preserve"> </w:t>
      </w:r>
      <w:r w:rsidR="00251410" w:rsidRPr="00251410">
        <w:rPr>
          <w:rFonts w:eastAsiaTheme="minorEastAsia"/>
        </w:rPr>
        <w:t>được suy</w:t>
      </w:r>
      <w:r w:rsidR="00251410">
        <w:rPr>
          <w:rFonts w:eastAsiaTheme="minorEastAsia"/>
          <w:i/>
        </w:rPr>
        <w:t xml:space="preserve"> </w:t>
      </w:r>
      <w:r w:rsidR="00251410">
        <w:rPr>
          <w:rFonts w:eastAsiaTheme="minorEastAsia"/>
        </w:rPr>
        <w:t xml:space="preserve">ra từ dấu của hàm đánh giá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:X⟶</m:t>
        </m:r>
        <m:r>
          <m:rPr>
            <m:scr m:val="double-struck"/>
          </m:rPr>
          <w:rPr>
            <w:rFonts w:ascii="Cambria Math" w:eastAsiaTheme="minorEastAsia" w:hAnsi="Cambria Math"/>
          </w:rPr>
          <m:t>R</m:t>
        </m:r>
      </m:oMath>
      <w:r w:rsidR="00EA34A1">
        <w:rPr>
          <w:rFonts w:eastAsiaTheme="minorEastAsia"/>
        </w:rPr>
        <w:t xml:space="preserve"> nghĩa là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=sgn(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m:t>
        </m:r>
      </m:oMath>
      <w:r w:rsidR="00EA34A1">
        <w:rPr>
          <w:rFonts w:eastAsiaTheme="minorEastAsia"/>
        </w:rPr>
        <w:t xml:space="preserve">, ta có hàm giả thiết đa lớp </w:t>
      </w:r>
      <m:oMath>
        <m:r>
          <m:rPr>
            <m:sty m:val="p"/>
          </m:rPr>
          <w:rPr>
            <w:rFonts w:ascii="Cambria Math" w:eastAsiaTheme="minorEastAsia" w:hAnsi="Cambria Math"/>
          </w:rPr>
          <m:t>h:X⟶Y</m:t>
        </m:r>
      </m:oMath>
      <w:r w:rsidR="00EA34A1">
        <w:rPr>
          <w:rFonts w:eastAsiaTheme="minorEastAsia"/>
        </w:rPr>
        <w:t xml:space="preserve"> được định nghĩa bởi kĩ thuật OVA như sau:</w:t>
      </w:r>
    </w:p>
    <w:p w14:paraId="0D56CFB5" w14:textId="77777777" w:rsidR="00EA34A1" w:rsidRPr="006934CA" w:rsidRDefault="006934CA" w:rsidP="001A3BFF">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x</m:t>
                  </m:r>
                </m:e>
              </m:d>
            </m:e>
          </m:func>
        </m:oMath>
      </m:oMathPara>
    </w:p>
    <w:p w14:paraId="566B0062" w14:textId="77777777" w:rsidR="006934CA" w:rsidRDefault="006934CA" w:rsidP="006934CA">
      <w:pPr>
        <w:pStyle w:val="Heading3"/>
      </w:pPr>
      <w:bookmarkStart w:id="191" w:name="_Toc455063083"/>
      <w:r>
        <w:t>One-versus-one</w:t>
      </w:r>
      <w:bookmarkEnd w:id="191"/>
    </w:p>
    <w:p w14:paraId="61FAA131" w14:textId="77777777" w:rsidR="006934CA" w:rsidRDefault="00A77ED0" w:rsidP="006934CA">
      <w:pPr>
        <w:rPr>
          <w:rFonts w:eastAsiaTheme="minorEastAsia"/>
        </w:rPr>
      </w:pPr>
      <w:r>
        <w:t xml:space="preserve">Kĩ thuật này sử dụng dữ liệu training để học 1 cách độc lập, với mỗi cặp class phân biệt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có 1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tách riêng class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bất kì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thu được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oMath>
      <w:r>
        <w:rPr>
          <w:rFonts w:eastAsiaTheme="minorEastAsia"/>
        </w:rPr>
        <w:t xml:space="preserve"> bằng cách train 1 bộ phân lớp nhị phân trên 1 tập mẫu con chỉ chứa các điểm được gán nhãn </w:t>
      </w:r>
      <w:r>
        <w:rPr>
          <w:rFonts w:eastAsiaTheme="minorEastAsia"/>
          <w:i/>
        </w:rPr>
        <w:t>l</w:t>
      </w:r>
      <w:r>
        <w:rPr>
          <w:rFonts w:eastAsiaTheme="minorEastAsia"/>
        </w:rPr>
        <w:t xml:space="preserve"> hoặc </w:t>
      </w:r>
      <w:r>
        <w:rPr>
          <w:rFonts w:eastAsiaTheme="minorEastAsia"/>
          <w:i/>
        </w:rPr>
        <w:t>l’</w:t>
      </w:r>
      <w:r>
        <w:rPr>
          <w:rFonts w:eastAsiaTheme="minorEastAsia"/>
        </w:rPr>
        <w:t xml:space="preserve">, với giá trị trả về là +1 cho class </w:t>
      </w:r>
      <w:r>
        <w:rPr>
          <w:rFonts w:eastAsiaTheme="minorEastAsia"/>
          <w:i/>
        </w:rPr>
        <w:t>l’</w:t>
      </w:r>
      <w:r>
        <w:rPr>
          <w:rFonts w:eastAsiaTheme="minorEastAsia"/>
        </w:rPr>
        <w:t xml:space="preserve"> và -1 cho class </w:t>
      </w:r>
      <w:r>
        <w:rPr>
          <w:rFonts w:eastAsiaTheme="minorEastAsia"/>
          <w:i/>
        </w:rPr>
        <w:t>l</w:t>
      </w:r>
      <w:r>
        <w:rPr>
          <w:rFonts w:eastAsiaTheme="minorEastAsia"/>
        </w:rPr>
        <w:t xml:space="preserve">. Ta cần train </w:t>
      </w:r>
      <m:oMath>
        <m:d>
          <m:dPr>
            <m:ctrlPr>
              <w:rPr>
                <w:rFonts w:ascii="Cambria Math" w:eastAsiaTheme="minorEastAsia" w:hAnsi="Cambria Math"/>
              </w:rPr>
            </m:ctrlPr>
          </m:dPr>
          <m:e>
            <m:f>
              <m:fPr>
                <m:type m:val="noBar"/>
                <m:ctrlPr>
                  <w:rPr>
                    <w:rFonts w:ascii="Cambria Math" w:eastAsiaTheme="minorEastAsia" w:hAnsi="Cambria Math"/>
                  </w:rPr>
                </m:ctrlPr>
              </m:fPr>
              <m:num>
                <m:r>
                  <w:rPr>
                    <w:rFonts w:ascii="Cambria Math" w:eastAsiaTheme="minorEastAsia" w:hAnsi="Cambria Math"/>
                  </w:rPr>
                  <m:t>k</m:t>
                </m:r>
              </m:num>
              <m:den>
                <m:r>
                  <w:rPr>
                    <w:rFonts w:ascii="Cambria Math" w:eastAsiaTheme="minorEastAsia" w:hAnsi="Cambria Math"/>
                  </w:rPr>
                  <m:t>2</m:t>
                </m:r>
              </m:den>
            </m:f>
          </m:e>
        </m:d>
        <m:r>
          <w:rPr>
            <w:rFonts w:ascii="Cambria Math" w:eastAsiaTheme="minorEastAsia" w:hAnsi="Cambria Math"/>
          </w:rPr>
          <m:t>=k(k-1)/2</m:t>
        </m:r>
      </m:oMath>
      <w:r>
        <w:rPr>
          <w:rFonts w:eastAsiaTheme="minorEastAsia"/>
        </w:rPr>
        <w:t xml:space="preserve"> bộ phân lớp và tổng hợp lại để định nghĩa 1 hàm giả thuyết phân lớp multi-class </w:t>
      </w:r>
      <w:r>
        <w:rPr>
          <w:rFonts w:eastAsiaTheme="minorEastAsia"/>
          <w:i/>
        </w:rPr>
        <w:t>h</w:t>
      </w:r>
      <w:r>
        <w:rPr>
          <w:rFonts w:eastAsiaTheme="minorEastAsia"/>
        </w:rPr>
        <w:t>:</w:t>
      </w:r>
    </w:p>
    <w:p w14:paraId="6706BCB9" w14:textId="77777777" w:rsidR="00A77ED0" w:rsidRPr="00A77ED0" w:rsidRDefault="00A77ED0" w:rsidP="00A77ED0">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e>
                  </m:d>
                </m:e>
              </m:d>
            </m:e>
          </m:func>
        </m:oMath>
      </m:oMathPara>
    </w:p>
    <w:p w14:paraId="088302F1" w14:textId="77777777" w:rsidR="00A77ED0" w:rsidRDefault="00A77ED0" w:rsidP="00A77ED0">
      <w:pPr>
        <w:rPr>
          <w:rFonts w:eastAsiaTheme="minorEastAsia"/>
        </w:rPr>
      </w:pPr>
      <w:r>
        <w:t xml:space="preserve">Ta có thể hiểu với 1 điểm </w:t>
      </w:r>
      <m:oMath>
        <m:r>
          <m:rPr>
            <m:sty m:val="p"/>
          </m:rPr>
          <w:rPr>
            <w:rFonts w:ascii="Cambria Math" w:hAnsi="Cambria Math"/>
          </w:rPr>
          <m:t>x∈X</m:t>
        </m:r>
      </m:oMath>
      <w:r>
        <w:rPr>
          <w:rFonts w:eastAsiaTheme="minorEastAsia"/>
        </w:rPr>
        <w:t xml:space="preserve">, nếu ta mô tả kết quả dự đoán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oMath>
      <w:r>
        <w:rPr>
          <w:rFonts w:eastAsiaTheme="minorEastAsia"/>
        </w:rPr>
        <w:t xml:space="preserve"> như kết quả của các trận đấu trong 1 giải đấu giữa 2 tuyển thủ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oMath>
      <w:r>
        <w:rPr>
          <w:rFonts w:eastAsiaTheme="minorEastAsia"/>
        </w:rPr>
        <w:t xml:space="preserve"> cho ta biết </w:t>
      </w:r>
      <w:r>
        <w:rPr>
          <w:rFonts w:eastAsiaTheme="minorEastAsia"/>
          <w:i/>
        </w:rPr>
        <w:t>l´</w:t>
      </w:r>
      <w:r>
        <w:rPr>
          <w:rFonts w:eastAsiaTheme="minorEastAsia"/>
        </w:rPr>
        <w:t xml:space="preserve"> đang hơn điển </w:t>
      </w:r>
      <w:r>
        <w:rPr>
          <w:rFonts w:eastAsiaTheme="minorEastAsia"/>
          <w:i/>
        </w:rPr>
        <w:t>l</w:t>
      </w:r>
      <w:r>
        <w:rPr>
          <w:rFonts w:eastAsiaTheme="minorEastAsia"/>
        </w:rPr>
        <w:t xml:space="preserve">, </w:t>
      </w:r>
      <w:r w:rsidR="00E0457D">
        <w:rPr>
          <w:rFonts w:eastAsiaTheme="minorEastAsia"/>
        </w:rPr>
        <w:t xml:space="preserve">class được dự đoán bởi </w:t>
      </w:r>
      <w:r w:rsidR="00E0457D">
        <w:rPr>
          <w:rFonts w:eastAsiaTheme="minorEastAsia"/>
          <w:i/>
        </w:rPr>
        <w:t>h</w:t>
      </w:r>
      <w:r w:rsidR="00E0457D">
        <w:rPr>
          <w:rFonts w:eastAsiaTheme="minorEastAsia"/>
        </w:rPr>
        <w:t xml:space="preserve"> là class có số trận thắng nhiều nhất trong giải đấu.</w:t>
      </w:r>
    </w:p>
    <w:tbl>
      <w:tblPr>
        <w:tblStyle w:val="TableGrid"/>
        <w:tblW w:w="0" w:type="auto"/>
        <w:jc w:val="center"/>
        <w:tblLook w:val="04A0" w:firstRow="1" w:lastRow="0" w:firstColumn="1" w:lastColumn="0" w:noHBand="0" w:noVBand="1"/>
      </w:tblPr>
      <w:tblGrid>
        <w:gridCol w:w="2925"/>
        <w:gridCol w:w="2926"/>
        <w:gridCol w:w="2926"/>
      </w:tblGrid>
      <w:tr w:rsidR="00184594" w14:paraId="295D353F" w14:textId="77777777" w:rsidTr="00184594">
        <w:trPr>
          <w:jc w:val="center"/>
        </w:trPr>
        <w:tc>
          <w:tcPr>
            <w:tcW w:w="2925" w:type="dxa"/>
            <w:vAlign w:val="center"/>
          </w:tcPr>
          <w:p w14:paraId="25148316" w14:textId="77777777" w:rsidR="00184594" w:rsidRDefault="00184594" w:rsidP="00184594">
            <w:pPr>
              <w:spacing w:after="0"/>
              <w:ind w:firstLine="0"/>
              <w:jc w:val="center"/>
            </w:pPr>
          </w:p>
        </w:tc>
        <w:tc>
          <w:tcPr>
            <w:tcW w:w="0" w:type="auto"/>
            <w:vAlign w:val="center"/>
          </w:tcPr>
          <w:p w14:paraId="1EF5AAED" w14:textId="77777777" w:rsidR="00184594" w:rsidRDefault="00184594" w:rsidP="00184594">
            <w:pPr>
              <w:spacing w:after="0"/>
              <w:ind w:firstLine="0"/>
              <w:jc w:val="center"/>
            </w:pPr>
            <w:r>
              <w:t>Training</w:t>
            </w:r>
          </w:p>
        </w:tc>
        <w:tc>
          <w:tcPr>
            <w:tcW w:w="2926" w:type="dxa"/>
            <w:vAlign w:val="center"/>
          </w:tcPr>
          <w:p w14:paraId="51AB07F5" w14:textId="77777777" w:rsidR="00184594" w:rsidRDefault="00184594" w:rsidP="00184594">
            <w:pPr>
              <w:spacing w:after="0"/>
              <w:ind w:firstLine="0"/>
              <w:jc w:val="center"/>
            </w:pPr>
            <w:r>
              <w:t>Testing</w:t>
            </w:r>
          </w:p>
        </w:tc>
      </w:tr>
      <w:tr w:rsidR="00184594" w14:paraId="49892421" w14:textId="77777777" w:rsidTr="00184594">
        <w:trPr>
          <w:jc w:val="center"/>
        </w:trPr>
        <w:tc>
          <w:tcPr>
            <w:tcW w:w="2925" w:type="dxa"/>
            <w:vAlign w:val="center"/>
          </w:tcPr>
          <w:p w14:paraId="77D0734C" w14:textId="77777777" w:rsidR="00184594" w:rsidRDefault="00184594" w:rsidP="00184594">
            <w:pPr>
              <w:spacing w:after="0"/>
              <w:ind w:firstLine="0"/>
              <w:jc w:val="center"/>
            </w:pPr>
            <w:r>
              <w:lastRenderedPageBreak/>
              <w:t>OVA</w:t>
            </w:r>
          </w:p>
        </w:tc>
        <w:tc>
          <w:tcPr>
            <w:tcW w:w="2926" w:type="dxa"/>
            <w:vAlign w:val="center"/>
          </w:tcPr>
          <w:p w14:paraId="12E41A68"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m:t>
                        </m:r>
                      </m:e>
                      <m:sup>
                        <m:r>
                          <w:rPr>
                            <w:rFonts w:ascii="Cambria Math" w:hAnsi="Cambria Math"/>
                          </w:rPr>
                          <m:t>α</m:t>
                        </m:r>
                      </m:sup>
                    </m:sSup>
                  </m:e>
                </m:d>
              </m:oMath>
            </m:oMathPara>
          </w:p>
        </w:tc>
        <w:tc>
          <w:tcPr>
            <w:tcW w:w="2926" w:type="dxa"/>
            <w:vAlign w:val="center"/>
          </w:tcPr>
          <w:p w14:paraId="53D5BB8E"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b>
                      <m:sSubPr>
                        <m:ctrlPr>
                          <w:rPr>
                            <w:rFonts w:ascii="Cambria Math" w:hAnsi="Cambria Math"/>
                            <w:i/>
                          </w:rPr>
                        </m:ctrlPr>
                      </m:sSubPr>
                      <m:e>
                        <m:r>
                          <w:rPr>
                            <w:rFonts w:ascii="Cambria Math" w:hAnsi="Cambria Math"/>
                          </w:rPr>
                          <m:t>kc</m:t>
                        </m:r>
                      </m:e>
                      <m:sub>
                        <m:r>
                          <w:rPr>
                            <w:rFonts w:ascii="Cambria Math" w:hAnsi="Cambria Math"/>
                          </w:rPr>
                          <m:t>t</m:t>
                        </m:r>
                      </m:sub>
                    </m:sSub>
                  </m:e>
                </m:d>
              </m:oMath>
            </m:oMathPara>
          </w:p>
        </w:tc>
      </w:tr>
      <w:tr w:rsidR="00184594" w14:paraId="1A33D4CF" w14:textId="77777777" w:rsidTr="00184594">
        <w:trPr>
          <w:jc w:val="center"/>
        </w:trPr>
        <w:tc>
          <w:tcPr>
            <w:tcW w:w="2925" w:type="dxa"/>
            <w:vAlign w:val="center"/>
          </w:tcPr>
          <w:p w14:paraId="2D3BF542" w14:textId="77777777" w:rsidR="00184594" w:rsidRDefault="00184594" w:rsidP="00184594">
            <w:pPr>
              <w:spacing w:after="0"/>
              <w:ind w:firstLine="0"/>
              <w:jc w:val="center"/>
            </w:pPr>
            <w:r>
              <w:t>OVO</w:t>
            </w:r>
          </w:p>
        </w:tc>
        <w:tc>
          <w:tcPr>
            <w:tcW w:w="2926" w:type="dxa"/>
            <w:vAlign w:val="center"/>
          </w:tcPr>
          <w:p w14:paraId="703CB4B3"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m:oMathPara>
          </w:p>
        </w:tc>
        <w:tc>
          <w:tcPr>
            <w:tcW w:w="2926" w:type="dxa"/>
            <w:vAlign w:val="center"/>
          </w:tcPr>
          <w:p w14:paraId="63ED1B0E"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t</m:t>
                        </m:r>
                      </m:sub>
                    </m:sSub>
                  </m:e>
                </m:d>
              </m:oMath>
            </m:oMathPara>
          </w:p>
        </w:tc>
      </w:tr>
    </w:tbl>
    <w:p w14:paraId="5177D22E" w14:textId="77777777" w:rsidR="00184594" w:rsidRPr="00CF3A6D" w:rsidRDefault="00C13549" w:rsidP="00CF3A6D">
      <w:pPr>
        <w:pStyle w:val="FigureTable"/>
      </w:pPr>
      <w:r w:rsidRPr="00CF3A6D">
        <w:rPr>
          <w:b/>
        </w:rPr>
        <w:t>Bảng 2.1</w:t>
      </w:r>
      <w:r>
        <w:t xml:space="preserve"> Bảng so sánh độ phức tạp giữa 2 kĩ thuật OVA và OVO ở </w:t>
      </w:r>
      <w:r w:rsidR="00F14E69">
        <w:t xml:space="preserve">phần training và testing. Bảng này được xây dựng dựa trên giả thiết có 1 mẫu training kích cỡ </w:t>
      </w:r>
      <w:r w:rsidR="00F14E69" w:rsidRPr="00F14E69">
        <w:t>m</w:t>
      </w:r>
      <w:r w:rsidR="00F14E69">
        <w:t xml:space="preserve"> với </w:t>
      </w:r>
      <w:r w:rsidR="00CF3A6D">
        <w:t>m/k điểm cho mỗi class. Giả sử thời gian tiêu tốn cho 1 thuật toán phân lớp nhị phân trên tập mẫu size n là O(n</w:t>
      </w:r>
      <w:r w:rsidR="00CF3A6D">
        <w:rPr>
          <w:rFonts w:ascii="Cambria Math" w:hAnsi="Cambria Math"/>
          <w:vertAlign w:val="superscript"/>
        </w:rPr>
        <w:t>α</w:t>
      </w:r>
      <w:r w:rsidR="00CF3A6D">
        <w:t xml:space="preserve">). Ta tính được thời gian training với kĩ thuật OVO là </w:t>
      </w:r>
      <m:oMath>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m:t>
                    </m:r>
                  </m:sup>
                </m:sSup>
                <m:r>
                  <w:rPr>
                    <w:rFonts w:ascii="Cambria Math" w:hAnsi="Cambria Math"/>
                  </w:rPr>
                  <m:t>(m/k)</m:t>
                </m:r>
              </m:e>
              <m:sup>
                <m:r>
                  <w:rPr>
                    <w:rFonts w:ascii="Cambria Math" w:hAnsi="Cambria Math"/>
                  </w:rPr>
                  <m:t>α</m:t>
                </m:r>
              </m:sup>
            </m:sSup>
          </m:e>
        </m:d>
        <m:r>
          <w:rPr>
            <w:rFonts w:ascii="Cambria Math" w:eastAsia="Times New Roman" w:hAnsi="Cambria Math" w:cs="Times New Roman"/>
            <w:szCs w:val="20"/>
            <w:lang w:eastAsia="vi-VN"/>
          </w:rPr>
          <m:t>=</m:t>
        </m:r>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w:r w:rsidR="00CF3A6D">
        <w:rPr>
          <w:rFonts w:eastAsiaTheme="minorEastAsia"/>
          <w:szCs w:val="20"/>
          <w:lang w:eastAsia="vi-VN"/>
        </w:rPr>
        <w:t>. c</w:t>
      </w:r>
      <w:r w:rsidR="00CF3A6D">
        <w:rPr>
          <w:rFonts w:eastAsiaTheme="minorEastAsia"/>
          <w:szCs w:val="20"/>
          <w:vertAlign w:val="subscript"/>
          <w:lang w:eastAsia="vi-VN"/>
        </w:rPr>
        <w:t xml:space="preserve">t </w:t>
      </w:r>
      <w:r w:rsidR="00CF3A6D" w:rsidRPr="00CF3A6D">
        <w:rPr>
          <w:rFonts w:eastAsiaTheme="minorEastAsia"/>
          <w:szCs w:val="20"/>
          <w:lang w:eastAsia="vi-VN"/>
        </w:rPr>
        <w:t>thể hiện thời gian tiêu tốn cho việc testing của 1 bộ phân lớp</w:t>
      </w:r>
    </w:p>
    <w:p w14:paraId="7CC70566" w14:textId="77777777" w:rsidR="00A77ED0" w:rsidRPr="00A77ED0" w:rsidRDefault="00A77ED0" w:rsidP="006934CA"/>
    <w:p w14:paraId="7A272053" w14:textId="77777777" w:rsidR="0030138A" w:rsidRDefault="0030138A" w:rsidP="00F90573">
      <w:pPr>
        <w:pStyle w:val="Heading2"/>
      </w:pPr>
      <w:bookmarkStart w:id="192" w:name="_Toc455063084"/>
      <w:r w:rsidRPr="00390A8B">
        <w:t>Cải tiến model</w:t>
      </w:r>
      <w:bookmarkEnd w:id="192"/>
    </w:p>
    <w:p w14:paraId="4A0FFD2C" w14:textId="77777777" w:rsidR="00303699" w:rsidRDefault="00303699" w:rsidP="00303699">
      <w:r>
        <w:t>Như đã đề cập ở trên, vấn đề mới nảy sinh chính là tìm cặp (gamma,C) sao cho model thu được là tốt nhất. Ta sử dụng kĩ thuật k-fold cross-validation.</w:t>
      </w:r>
    </w:p>
    <w:p w14:paraId="627065E9" w14:textId="77777777" w:rsidR="007F4B40" w:rsidRPr="00390A8B" w:rsidRDefault="00303699" w:rsidP="008F6E01">
      <w:pPr>
        <w:rPr>
          <w:rFonts w:cs="Times New Roman"/>
          <w:szCs w:val="26"/>
        </w:rPr>
      </w:pPr>
      <w:r>
        <w:t>Với k-fold cross-validation, ta chia tập training thành k tập con cùng kích cỡ. Từng tập con sẽ lần lượt được dùng để test trong khi các tập còn lại được dùng để train. Vì thế mỗi phần của training data đều được dùng để dự đoán 1 lần nên độ chính xác của cross-validation cũng chính là độ chính xác của lượng data được dự đoán chính xác.</w:t>
      </w:r>
      <w:r w:rsidR="000C6FCE">
        <w:t xml:space="preserve"> </w:t>
      </w:r>
      <w:r>
        <w:t xml:space="preserve">Việc sử dụng cross-validation sẽ giúp </w:t>
      </w:r>
      <w:r w:rsidR="000C6FCE">
        <w:t xml:space="preserve">ta </w:t>
      </w:r>
      <w:r>
        <w:t xml:space="preserve">hạn chế </w:t>
      </w:r>
      <w:r w:rsidR="000C6FCE">
        <w:t xml:space="preserve">được </w:t>
      </w:r>
      <w:r>
        <w:t>vấn đề</w:t>
      </w:r>
      <w:r w:rsidR="000C6FCE">
        <w:t xml:space="preserve"> overfit của model. Nghiên cứu của Chih-Wei Hsu, Chih-Chung Chang, và Chih-Jen [6] đã gợi ý bằng cách dùng dãy các số cấp số nhân tăng tiến để tìm ra thông số tốt nhất (VD: </w:t>
      </w:r>
      <m:oMath>
        <m:r>
          <m:rPr>
            <m:sty m:val="p"/>
          </m:rPr>
          <w:rPr>
            <w:rFonts w:ascii="Cambria Math" w:hAnsi="Cambria Math"/>
          </w:rPr>
          <m:t>C=</m:t>
        </m:r>
        <m:sSup>
          <m:sSupPr>
            <m:ctrlPr>
              <w:rPr>
                <w:rFonts w:ascii="Cambria Math" w:hAnsi="Cambria Math"/>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,γ=</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oMath>
      <w:r w:rsidR="000C6FCE">
        <w:rPr>
          <w:rFonts w:eastAsiaTheme="minorEastAsia"/>
        </w:rPr>
        <w:t>)</w:t>
      </w:r>
    </w:p>
    <w:p w14:paraId="0D028F30" w14:textId="77777777" w:rsidR="00FB5442" w:rsidRPr="00390A8B" w:rsidRDefault="00FB5442" w:rsidP="007F4B40">
      <w:pPr>
        <w:rPr>
          <w:rFonts w:cs="Times New Roman"/>
          <w:szCs w:val="26"/>
        </w:rPr>
        <w:sectPr w:rsidR="00FB5442" w:rsidRPr="00390A8B" w:rsidSect="007F4B40">
          <w:pgSz w:w="11906" w:h="16838"/>
          <w:pgMar w:top="1701" w:right="1134" w:bottom="1985" w:left="1985" w:header="708" w:footer="708" w:gutter="0"/>
          <w:cols w:space="708"/>
          <w:docGrid w:linePitch="360"/>
        </w:sectPr>
      </w:pPr>
    </w:p>
    <w:p w14:paraId="363BDB5C" w14:textId="34C91D74" w:rsidR="00FB5442" w:rsidRPr="00390A8B" w:rsidRDefault="00152C6F" w:rsidP="00FB5442">
      <w:pPr>
        <w:pStyle w:val="Heading1"/>
        <w:rPr>
          <w:lang w:val="vi-VN"/>
        </w:rPr>
      </w:pPr>
      <w:r>
        <w:rPr>
          <w:lang w:val="vi-VN"/>
        </w:rPr>
        <w:lastRenderedPageBreak/>
        <w:t>Phương pháp tiếp cận</w:t>
      </w:r>
    </w:p>
    <w:p w14:paraId="315B37BB" w14:textId="77777777" w:rsidR="00E676EF" w:rsidRDefault="008F6E01" w:rsidP="00E676EF">
      <w:pPr>
        <w:pStyle w:val="Heading2"/>
      </w:pPr>
      <w:r>
        <w:t>Giới thiệu về ứng dụng</w:t>
      </w:r>
    </w:p>
    <w:p w14:paraId="1375DC93" w14:textId="77777777" w:rsidR="003B6750" w:rsidRDefault="008F6E01" w:rsidP="003B6750">
      <w:r>
        <w:rPr>
          <w:i/>
        </w:rPr>
        <w:t>EMO</w:t>
      </w:r>
      <w:r>
        <w:t xml:space="preserve"> là một ứng dụng chạy trên hệ điều hành Ubuntu</w:t>
      </w:r>
      <w:r w:rsidR="003B6750">
        <w:t xml:space="preserve">. Được lập trình trên nền C++, ứng dụng </w:t>
      </w:r>
      <w:r w:rsidR="003B6750">
        <w:rPr>
          <w:i/>
        </w:rPr>
        <w:t xml:space="preserve">EMO </w:t>
      </w:r>
      <w:r w:rsidR="003B6750">
        <w:t xml:space="preserve">đảm bảo việc xử lý webcam real-time diễn ra với độ trễ thấp. Các tính năng của ứng dụng </w:t>
      </w:r>
      <w:r w:rsidR="003B6750">
        <w:rPr>
          <w:i/>
        </w:rPr>
        <w:t>EMO</w:t>
      </w:r>
      <w:r w:rsidR="003B6750">
        <w:t xml:space="preserve"> bao gồm nhận diện cảm xúc và ghi hình.</w:t>
      </w:r>
    </w:p>
    <w:p w14:paraId="2B9BAC80" w14:textId="77777777" w:rsidR="003B6750" w:rsidRDefault="003B6750" w:rsidP="003B6750">
      <w:pPr>
        <w:pStyle w:val="Heading3"/>
      </w:pPr>
      <w:r>
        <w:t>Tính năng nhận diện cảm xúc</w:t>
      </w:r>
    </w:p>
    <w:p w14:paraId="0E356DB7" w14:textId="77777777" w:rsidR="003B6750" w:rsidRDefault="003B6750" w:rsidP="003B6750">
      <w:r>
        <w:t>Đây là tính năng chính của ứng dụng. Nhóm giới hạn lại ứng dụng chỉ nhận diện cảm xúc của 1 frontal face nhận diện được, kết quả nhận diện sẽ được overlay bên góc trái của cửa sổ thể hiện.</w:t>
      </w:r>
    </w:p>
    <w:p w14:paraId="32BEB656" w14:textId="77777777" w:rsidR="003B6750" w:rsidRDefault="003B6750" w:rsidP="003B6750">
      <w:pPr>
        <w:pStyle w:val="Heading3"/>
      </w:pPr>
      <w:r>
        <w:t>Tính năng ghi hình</w:t>
      </w:r>
    </w:p>
    <w:p w14:paraId="5965C533" w14:textId="77777777" w:rsidR="00E676EF" w:rsidRDefault="003B6750" w:rsidP="003B6750">
      <w:r>
        <w:t>Nhóm thêm tính năng này nhằm mục đích thu thập dữ liệu cho việc huấn luyện mô hình học. Dữ liệu được thu trực tiếp từ webcam của laptop và ghi lại các frame ảnh dạng JPEG.</w:t>
      </w:r>
    </w:p>
    <w:p w14:paraId="304B2C11" w14:textId="77777777" w:rsidR="00E676EF" w:rsidRDefault="00E676EF" w:rsidP="00E676EF">
      <w:pPr>
        <w:pStyle w:val="Heading2"/>
      </w:pPr>
      <w:bookmarkStart w:id="193" w:name="_Toc455063088"/>
      <w:r>
        <w:t>Thư viện sử dụng</w:t>
      </w:r>
      <w:bookmarkEnd w:id="193"/>
    </w:p>
    <w:p w14:paraId="4EE6494A" w14:textId="77777777" w:rsidR="00E676EF" w:rsidRDefault="00E676EF" w:rsidP="00E676EF">
      <w:pPr>
        <w:pStyle w:val="Heading3"/>
      </w:pPr>
      <w:bookmarkStart w:id="194" w:name="_Toc455063089"/>
      <w:r>
        <w:t>Thư viện dlib</w:t>
      </w:r>
      <w:bookmarkEnd w:id="194"/>
    </w:p>
    <w:p w14:paraId="73966FCD" w14:textId="77777777" w:rsidR="009B5F97" w:rsidRPr="009B5F97" w:rsidRDefault="009B5F97" w:rsidP="009B5F97">
      <w:r>
        <w:t>Là một thư viện mở được release kèm Boost Software License, dlib là 1 thư viện C++ cross-platform miễn phí được sử dụng rộng rãi. Từ năm 2002 đến nay, dlib được phát triển trong nhiều lĩnh vực như mạng, thread, GUI, máy học, v.v... Lí do chính nhóm chọn thư viện dlib là vì dlib đã implement được thuật toán nhận diện facial landmark với hiệu quả cao, rất cần thiết cho việc xử lý real-time thông qua webcam.</w:t>
      </w:r>
      <w:r w:rsidR="003B6750">
        <w:t xml:space="preserve"> Bên cạnh đó dlib cũng có wrapper cho ngôn ngữ Python, 1 ngôn ngữ rất dễ dùng và tiện lợi.</w:t>
      </w:r>
    </w:p>
    <w:p w14:paraId="6D4BF618" w14:textId="77777777" w:rsidR="00E676EF" w:rsidRDefault="00E676EF" w:rsidP="00E676EF">
      <w:pPr>
        <w:pStyle w:val="Heading3"/>
      </w:pPr>
      <w:r>
        <w:t xml:space="preserve"> </w:t>
      </w:r>
      <w:bookmarkStart w:id="195" w:name="_Toc455063090"/>
      <w:r>
        <w:t>Thư viện libSVM</w:t>
      </w:r>
      <w:bookmarkEnd w:id="195"/>
    </w:p>
    <w:p w14:paraId="162CE2D8" w14:textId="77777777" w:rsidR="00307763" w:rsidRDefault="009B5F97" w:rsidP="00307763">
      <w:pPr>
        <w:rPr>
          <w:rFonts w:cs="Times New Roman"/>
        </w:rPr>
      </w:pPr>
      <w:r>
        <w:t xml:space="preserve">Thư viện libSVM cũng là 1 thư viện mở rất phổ biến được phát triển trên nền C++ và port sang các ngôn ngữ khác. Vì khả năng cross-platform của libSVM nên </w:t>
      </w:r>
      <w:r>
        <w:lastRenderedPageBreak/>
        <w:t>nhóm chọn sử dụng thư viện này để hỗ trợ cho việc training model thuận tiện hơn</w:t>
      </w:r>
      <w:r w:rsidR="00C51ACD">
        <w:t>.</w:t>
      </w:r>
      <w:r w:rsidR="00307763" w:rsidRPr="00307763">
        <w:rPr>
          <w:rFonts w:cs="Times New Roman"/>
        </w:rPr>
        <w:t xml:space="preserve"> </w:t>
      </w:r>
      <w:r w:rsidR="003B6750">
        <w:rPr>
          <w:rFonts w:cs="Times New Roman"/>
        </w:rPr>
        <w:t>Quá trình huấn luyện sẽ được tiến hành bằng Python.</w:t>
      </w:r>
    </w:p>
    <w:p w14:paraId="53073024" w14:textId="77777777" w:rsidR="00FB5442" w:rsidRDefault="00E14919" w:rsidP="00307763">
      <w:pPr>
        <w:pStyle w:val="Heading2"/>
        <w:rPr>
          <w:lang w:val="en-US"/>
        </w:rPr>
      </w:pPr>
      <w:r>
        <w:rPr>
          <w:lang w:val="en-US"/>
        </w:rPr>
        <w:t>Thu thập dữ liệu</w:t>
      </w:r>
    </w:p>
    <w:p w14:paraId="55CEAD58" w14:textId="77777777" w:rsidR="004B445A" w:rsidRDefault="004B445A" w:rsidP="00E14919">
      <w:pPr>
        <w:rPr>
          <w:lang w:val="en-US"/>
        </w:rPr>
      </w:pPr>
      <w:r>
        <w:rPr>
          <w:lang w:val="en-US"/>
        </w:rPr>
        <w:t xml:space="preserve">Dữ liệu nhóm </w:t>
      </w:r>
      <w:proofErr w:type="gramStart"/>
      <w:r>
        <w:rPr>
          <w:lang w:val="en-US"/>
        </w:rPr>
        <w:t>thu</w:t>
      </w:r>
      <w:proofErr w:type="gramEnd"/>
      <w:r>
        <w:rPr>
          <w:lang w:val="en-US"/>
        </w:rPr>
        <w:t xml:space="preserve"> được là các ảnh portrait tìm được từ Google với đặc điểm chính đều là frontal face và thể hiện 3 dạng cảm xúc chính mà nhóm nghiên cứu: positive, neutral và negative. Sau khi lọc các ảnh có thể xác định được facial landmark, nhóm thu được tổng cộng khoảng 600 ảnh chia đều cho 3 dạng cảm xúc dùng để xây dựng mô hình huấn luyện. </w:t>
      </w:r>
    </w:p>
    <w:p w14:paraId="74DCE1C2" w14:textId="77777777" w:rsidR="004B445A" w:rsidRDefault="004B445A" w:rsidP="004B445A">
      <w:pPr>
        <w:pStyle w:val="Heading2"/>
        <w:rPr>
          <w:lang w:val="en-US"/>
        </w:rPr>
      </w:pPr>
      <w:r>
        <w:rPr>
          <w:lang w:val="en-US"/>
        </w:rPr>
        <w:t>Tiền xử lý dữ liệu</w:t>
      </w:r>
    </w:p>
    <w:p w14:paraId="58CDB2AE" w14:textId="77777777" w:rsidR="004B445A" w:rsidRDefault="004B445A" w:rsidP="004B445A">
      <w:pPr>
        <w:rPr>
          <w:lang w:val="en-US"/>
        </w:rPr>
      </w:pPr>
      <w:r>
        <w:rPr>
          <w:lang w:val="en-US"/>
        </w:rPr>
        <w:t xml:space="preserve">Nhóm sử dụng thuật toán xác định facial landmark của </w:t>
      </w:r>
      <w:proofErr w:type="gramStart"/>
      <w:r>
        <w:rPr>
          <w:lang w:val="en-US"/>
        </w:rPr>
        <w:t>thư</w:t>
      </w:r>
      <w:proofErr w:type="gramEnd"/>
      <w:r>
        <w:rPr>
          <w:lang w:val="en-US"/>
        </w:rPr>
        <w:t xml:space="preserve"> viện dlib để thu được vị trí của 68 điểm facial landmark có dạng như sau:</w:t>
      </w:r>
    </w:p>
    <w:p w14:paraId="664CA9EE" w14:textId="77777777" w:rsidR="004B445A" w:rsidRDefault="004B445A" w:rsidP="00D37441">
      <w:pPr>
        <w:ind w:firstLine="284"/>
        <w:jc w:val="center"/>
        <w:rPr>
          <w:lang w:val="en-US"/>
        </w:rPr>
      </w:pPr>
      <w:r>
        <w:rPr>
          <w:noProof/>
          <w:lang w:val="en-US"/>
        </w:rPr>
        <w:drawing>
          <wp:inline distT="0" distB="0" distL="0" distR="0" wp14:anchorId="61502BAE" wp14:editId="5BA8A539">
            <wp:extent cx="2854712" cy="2304772"/>
            <wp:effectExtent l="0" t="0" r="3175" b="635"/>
            <wp:docPr id="3" name="Picture 3" descr="ooxWord://word/media/image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9.jpeg"/>
                    <pic:cNvPicPr preferRelativeResize="0">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6306" cy="2306059"/>
                    </a:xfrm>
                    <a:prstGeom prst="rect">
                      <a:avLst/>
                    </a:prstGeom>
                    <a:solidFill>
                      <a:srgbClr val="FFFFFF"/>
                    </a:solidFill>
                    <a:ln>
                      <a:noFill/>
                    </a:ln>
                  </pic:spPr>
                </pic:pic>
              </a:graphicData>
            </a:graphic>
          </wp:inline>
        </w:drawing>
      </w:r>
    </w:p>
    <w:p w14:paraId="261FFECE" w14:textId="77777777" w:rsidR="004B445A" w:rsidRDefault="004B445A" w:rsidP="004B445A">
      <w:pPr>
        <w:pStyle w:val="FigureTable"/>
        <w:jc w:val="center"/>
        <w:rPr>
          <w:lang w:val="en-US"/>
        </w:rPr>
      </w:pPr>
      <w:r>
        <w:rPr>
          <w:b/>
          <w:lang w:val="en-US"/>
        </w:rPr>
        <w:t xml:space="preserve">Hình 3.1 </w:t>
      </w:r>
      <w:r>
        <w:rPr>
          <w:lang w:val="en-US"/>
        </w:rPr>
        <w:t>Vị trí của 68 điểm landmark trên khuôn mặt</w:t>
      </w:r>
    </w:p>
    <w:p w14:paraId="347EFB87" w14:textId="77777777" w:rsidR="004B445A" w:rsidRDefault="004B445A" w:rsidP="004B445A">
      <w:r>
        <w:t xml:space="preserve">Trong trường hợp khuôn mặt bị nghiêng, ta tiến hành xoay ảnh quanh tâm ảnh với 1 góc tạo bởi đường thẳng nối giữa 2 điểm 32 và 26 với trục hoành. </w:t>
      </w:r>
      <w:r w:rsidR="00D37441">
        <w:t xml:space="preserve">Sau đó ta cắt ảnh theo bounding box của facial landmark và resize lại với độ rộng 100px. </w:t>
      </w:r>
    </w:p>
    <w:p w14:paraId="068449F4" w14:textId="77777777" w:rsidR="00D37441" w:rsidRDefault="00D37441" w:rsidP="00D37441">
      <w:pPr>
        <w:ind w:firstLine="0"/>
        <w:jc w:val="center"/>
      </w:pPr>
      <w:r>
        <w:rPr>
          <w:noProof/>
          <w:lang w:val="en-US"/>
        </w:rPr>
        <w:lastRenderedPageBreak/>
        <w:drawing>
          <wp:inline distT="0" distB="0" distL="0" distR="0" wp14:anchorId="6FD774F0" wp14:editId="37AE1758">
            <wp:extent cx="5579745" cy="1794916"/>
            <wp:effectExtent l="0" t="0" r="1905" b="0"/>
            <wp:docPr id="4" name="Picture 4" descr="ooxWord://word/media/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0.png"/>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1794916"/>
                    </a:xfrm>
                    <a:prstGeom prst="rect">
                      <a:avLst/>
                    </a:prstGeom>
                    <a:solidFill>
                      <a:srgbClr val="FFFFFF"/>
                    </a:solidFill>
                    <a:ln>
                      <a:noFill/>
                    </a:ln>
                  </pic:spPr>
                </pic:pic>
              </a:graphicData>
            </a:graphic>
          </wp:inline>
        </w:drawing>
      </w:r>
    </w:p>
    <w:p w14:paraId="1C15DC4D" w14:textId="77777777" w:rsidR="00D37441" w:rsidRDefault="00D37441" w:rsidP="00D37441">
      <w:pPr>
        <w:pStyle w:val="FigureTable"/>
        <w:jc w:val="center"/>
      </w:pPr>
      <w:r>
        <w:rPr>
          <w:b/>
        </w:rPr>
        <w:t xml:space="preserve">Hình 3.2 </w:t>
      </w:r>
      <w:r>
        <w:t xml:space="preserve">Quá trình tiền xử lý </w:t>
      </w:r>
      <w:r w:rsidR="004A5B11">
        <w:t>ảnh</w:t>
      </w:r>
    </w:p>
    <w:p w14:paraId="0DB13477" w14:textId="77777777" w:rsidR="0096788A" w:rsidRDefault="0096788A" w:rsidP="0096788A">
      <w:r>
        <w:t>Với tập ảnh thu được, ta tiến hành gán nhãn và trích xuất feature từ các ảnh để xây dựng training dataset.</w:t>
      </w:r>
      <w:r w:rsidR="004A5B11">
        <w:t xml:space="preserve"> Nhóm sử dụng script của Python để xử lý quá trình này.</w:t>
      </w:r>
    </w:p>
    <w:p w14:paraId="62367F70" w14:textId="77777777" w:rsidR="004A5B11" w:rsidRDefault="004A5B11" w:rsidP="004A5B11">
      <w:pPr>
        <w:ind w:firstLine="0"/>
      </w:pPr>
      <w:r>
        <w:rPr>
          <w:noProof/>
          <w:lang w:val="en-US"/>
        </w:rPr>
        <w:drawing>
          <wp:inline distT="0" distB="0" distL="0" distR="0" wp14:anchorId="2CC2640F" wp14:editId="38856C2A">
            <wp:extent cx="5578104" cy="1449658"/>
            <wp:effectExtent l="0" t="0" r="3810" b="0"/>
            <wp:docPr id="5" name="Picture 5" descr="ooxWord://word/media/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1.png"/>
                    <pic:cNvPicPr preferRelativeResize="0">
                      <a:picLocks noChangeArrowheads="1"/>
                    </pic:cNvPicPr>
                  </pic:nvPicPr>
                  <pic:blipFill rotWithShape="1">
                    <a:blip r:embed="rId14">
                      <a:extLst>
                        <a:ext uri="{28A0092B-C50C-407E-A947-70E740481C1C}">
                          <a14:useLocalDpi xmlns:a14="http://schemas.microsoft.com/office/drawing/2010/main" val="0"/>
                        </a:ext>
                      </a:extLst>
                    </a:blip>
                    <a:srcRect b="32617"/>
                    <a:stretch/>
                  </pic:blipFill>
                  <pic:spPr bwMode="auto">
                    <a:xfrm>
                      <a:off x="0" y="0"/>
                      <a:ext cx="5579745" cy="1450085"/>
                    </a:xfrm>
                    <a:prstGeom prst="rect">
                      <a:avLst/>
                    </a:prstGeom>
                    <a:solidFill>
                      <a:srgbClr val="FFFFFF"/>
                    </a:solid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FC3CD18" w14:textId="77777777" w:rsidR="004A5B11" w:rsidRPr="004A5B11" w:rsidRDefault="004A5B11" w:rsidP="004A5B11">
      <w:pPr>
        <w:pStyle w:val="FigureTable"/>
        <w:jc w:val="center"/>
        <w:rPr>
          <w:i w:val="0"/>
        </w:rPr>
      </w:pPr>
      <w:r>
        <w:rPr>
          <w:b/>
        </w:rPr>
        <w:t>Hình 3.3</w:t>
      </w:r>
      <w:r>
        <w:rPr>
          <w:b/>
          <w:i w:val="0"/>
        </w:rPr>
        <w:t xml:space="preserve"> </w:t>
      </w:r>
      <w:r w:rsidRPr="004A5B11">
        <w:t>Quá trình tiền xử lý dữ liệu</w:t>
      </w:r>
    </w:p>
    <w:p w14:paraId="759FF0A6" w14:textId="77777777" w:rsidR="004A5B11" w:rsidRDefault="004A5B11" w:rsidP="004A5B11">
      <w:pPr>
        <w:pStyle w:val="Heading2"/>
      </w:pPr>
      <w:r>
        <w:t>Xây dựng SVM model</w:t>
      </w:r>
    </w:p>
    <w:p w14:paraId="13E015D4" w14:textId="77777777" w:rsidR="004A5B11" w:rsidRPr="004A5B11" w:rsidRDefault="004A5B11" w:rsidP="004A5B11">
      <w:r>
        <w:t>Nhóm đã viết 1 Python script để tiến hành train model bằng libSVM thử nghiệm nhiều thông số (gamma, C) khác nhau dựa theo nghiên cứu của Chih-Wei Hsu, Chih-Chung Chang, và Chih-Jen [6] và tiến hành 5-fold cross-validation. Kết quả thu được là 1 SVM model có độ chính xác [acc] với thông số (gamma, C) là [gamma,C].</w:t>
      </w:r>
    </w:p>
    <w:p w14:paraId="16B233DE" w14:textId="77777777" w:rsidR="00AF196C" w:rsidRPr="004A5B11" w:rsidRDefault="00AF196C" w:rsidP="00AF196C">
      <w:pPr>
        <w:pStyle w:val="Heading2"/>
      </w:pPr>
      <w:bookmarkStart w:id="196" w:name="_Toc455063092"/>
      <w:r w:rsidRPr="004A5B11">
        <w:t>Kết quả thử nghiệm</w:t>
      </w:r>
      <w:bookmarkEnd w:id="196"/>
    </w:p>
    <w:p w14:paraId="4D7C9AEC" w14:textId="77777777" w:rsidR="00AF196C" w:rsidRPr="004A5B11" w:rsidRDefault="00AF196C" w:rsidP="00AF196C">
      <w:pPr>
        <w:sectPr w:rsidR="00AF196C" w:rsidRPr="004A5B11" w:rsidSect="007F4B40">
          <w:pgSz w:w="11906" w:h="16838"/>
          <w:pgMar w:top="1701" w:right="1134" w:bottom="1985" w:left="1985" w:header="708" w:footer="708" w:gutter="0"/>
          <w:cols w:space="708"/>
          <w:docGrid w:linePitch="360"/>
        </w:sectPr>
      </w:pPr>
    </w:p>
    <w:p w14:paraId="40503051" w14:textId="3B0AD312" w:rsidR="00AF196C" w:rsidRDefault="00674E59" w:rsidP="00E676EF">
      <w:pPr>
        <w:pStyle w:val="Heading1"/>
        <w:rPr>
          <w:lang w:val="vi-VN"/>
        </w:rPr>
      </w:pPr>
      <w:r>
        <w:rPr>
          <w:lang w:val="vi-VN"/>
        </w:rPr>
        <w:lastRenderedPageBreak/>
        <w:t>KẾT QUẢ ĐẠT ĐƯỢC</w:t>
      </w:r>
    </w:p>
    <w:p w14:paraId="4F3D6087" w14:textId="77777777" w:rsidR="001D3E90" w:rsidRDefault="001D3E90" w:rsidP="001D3E90"/>
    <w:p w14:paraId="065DD23A" w14:textId="62279F81" w:rsidR="001D3E90" w:rsidRDefault="0094417C" w:rsidP="001D3E90">
      <w:r>
        <w:t>4.1 KẾT QUẢ ỨNG DỤNG</w:t>
      </w:r>
    </w:p>
    <w:p w14:paraId="251EF41A" w14:textId="41A44007" w:rsidR="0094417C" w:rsidRPr="001D3E90" w:rsidRDefault="0094417C" w:rsidP="001D3E90">
      <w:r>
        <w:t>4.2 KẾT QUẢ HUẤN LUYỆN MÔ HÌNH</w:t>
      </w:r>
    </w:p>
    <w:p w14:paraId="5F5A726F" w14:textId="77777777" w:rsidR="00B520EA" w:rsidRDefault="00B520EA" w:rsidP="00B520EA">
      <w:pPr>
        <w:rPr>
          <w:rFonts w:cs="Times New Roman"/>
        </w:rPr>
      </w:pPr>
    </w:p>
    <w:p w14:paraId="133C3979" w14:textId="77777777" w:rsidR="00B63C61" w:rsidRDefault="00B63C61" w:rsidP="00B520EA">
      <w:pPr>
        <w:rPr>
          <w:rFonts w:cs="Times New Roman"/>
        </w:rPr>
      </w:pPr>
    </w:p>
    <w:p w14:paraId="087598AC" w14:textId="77777777" w:rsidR="00B63C61" w:rsidRDefault="00B63C61" w:rsidP="00B520EA">
      <w:pPr>
        <w:rPr>
          <w:rFonts w:cs="Times New Roman"/>
        </w:rPr>
      </w:pPr>
    </w:p>
    <w:p w14:paraId="226EBD6D" w14:textId="77777777" w:rsidR="00B63C61" w:rsidRDefault="00B63C61" w:rsidP="00B520EA">
      <w:pPr>
        <w:rPr>
          <w:rFonts w:cs="Times New Roman"/>
        </w:rPr>
      </w:pPr>
    </w:p>
    <w:p w14:paraId="0D65C841" w14:textId="77777777" w:rsidR="00B63C61" w:rsidRDefault="00B63C61" w:rsidP="00B520EA">
      <w:pPr>
        <w:rPr>
          <w:rFonts w:cs="Times New Roman"/>
        </w:rPr>
      </w:pPr>
    </w:p>
    <w:p w14:paraId="14C02E4C" w14:textId="77777777" w:rsidR="00B63C61" w:rsidRDefault="00B63C61" w:rsidP="00B520EA">
      <w:pPr>
        <w:rPr>
          <w:rFonts w:cs="Times New Roman"/>
        </w:rPr>
      </w:pPr>
    </w:p>
    <w:p w14:paraId="2BBCD46E" w14:textId="77777777" w:rsidR="00B63C61" w:rsidRDefault="00B63C61" w:rsidP="00B520EA">
      <w:pPr>
        <w:rPr>
          <w:rFonts w:cs="Times New Roman"/>
        </w:rPr>
      </w:pPr>
    </w:p>
    <w:p w14:paraId="062E49FE" w14:textId="77777777" w:rsidR="00B63C61" w:rsidRDefault="00B63C61" w:rsidP="00B520EA">
      <w:pPr>
        <w:rPr>
          <w:rFonts w:cs="Times New Roman"/>
        </w:rPr>
      </w:pPr>
    </w:p>
    <w:p w14:paraId="38D95A6F" w14:textId="77777777" w:rsidR="00B63C61" w:rsidRDefault="00B63C61" w:rsidP="00B520EA">
      <w:pPr>
        <w:rPr>
          <w:rFonts w:cs="Times New Roman"/>
        </w:rPr>
      </w:pPr>
    </w:p>
    <w:p w14:paraId="056F20E8" w14:textId="77777777" w:rsidR="00B63C61" w:rsidRDefault="00B63C61" w:rsidP="00B520EA">
      <w:pPr>
        <w:rPr>
          <w:rFonts w:cs="Times New Roman"/>
        </w:rPr>
      </w:pPr>
    </w:p>
    <w:p w14:paraId="134E09D3" w14:textId="77777777" w:rsidR="00B63C61" w:rsidRDefault="00B63C61" w:rsidP="00B520EA">
      <w:pPr>
        <w:rPr>
          <w:rFonts w:cs="Times New Roman"/>
        </w:rPr>
      </w:pPr>
    </w:p>
    <w:p w14:paraId="33DB9734" w14:textId="77777777" w:rsidR="00B63C61" w:rsidRDefault="00B63C61" w:rsidP="00B520EA">
      <w:pPr>
        <w:rPr>
          <w:rFonts w:cs="Times New Roman"/>
        </w:rPr>
      </w:pPr>
    </w:p>
    <w:p w14:paraId="0A447E89" w14:textId="77777777" w:rsidR="00B63C61" w:rsidRDefault="00B63C61" w:rsidP="00B520EA">
      <w:pPr>
        <w:rPr>
          <w:rFonts w:cs="Times New Roman"/>
        </w:rPr>
      </w:pPr>
    </w:p>
    <w:p w14:paraId="00B6FCAE" w14:textId="77777777" w:rsidR="00B63C61" w:rsidRDefault="00B63C61" w:rsidP="00B520EA">
      <w:pPr>
        <w:rPr>
          <w:rFonts w:cs="Times New Roman"/>
        </w:rPr>
      </w:pPr>
    </w:p>
    <w:p w14:paraId="07084774" w14:textId="77777777" w:rsidR="00B63C61" w:rsidRDefault="00B63C61" w:rsidP="00B520EA">
      <w:pPr>
        <w:rPr>
          <w:rFonts w:cs="Times New Roman"/>
        </w:rPr>
      </w:pPr>
    </w:p>
    <w:p w14:paraId="63A9CF02" w14:textId="77777777" w:rsidR="00B63C61" w:rsidRDefault="00B63C61" w:rsidP="00B520EA">
      <w:pPr>
        <w:rPr>
          <w:rFonts w:cs="Times New Roman"/>
        </w:rPr>
      </w:pPr>
    </w:p>
    <w:p w14:paraId="047768F8" w14:textId="77777777" w:rsidR="00B63C61" w:rsidRDefault="00B63C61" w:rsidP="00B520EA">
      <w:pPr>
        <w:rPr>
          <w:rFonts w:cs="Times New Roman"/>
        </w:rPr>
      </w:pPr>
    </w:p>
    <w:p w14:paraId="740296CE" w14:textId="77777777" w:rsidR="00B63C61" w:rsidRDefault="00B63C61" w:rsidP="00B520EA">
      <w:pPr>
        <w:rPr>
          <w:rFonts w:cs="Times New Roman"/>
        </w:rPr>
      </w:pPr>
    </w:p>
    <w:p w14:paraId="22605D31" w14:textId="77777777" w:rsidR="00B63C61" w:rsidRDefault="00B63C61" w:rsidP="00B520EA">
      <w:pPr>
        <w:rPr>
          <w:rFonts w:cs="Times New Roman"/>
        </w:rPr>
      </w:pPr>
    </w:p>
    <w:p w14:paraId="65E3DA1E" w14:textId="3FC130BB" w:rsidR="00B63C61" w:rsidRDefault="00B63C61" w:rsidP="00B520EA">
      <w:pPr>
        <w:rPr>
          <w:rFonts w:cs="Times New Roman"/>
        </w:rPr>
      </w:pPr>
      <w:r>
        <w:rPr>
          <w:rFonts w:cs="Times New Roman"/>
        </w:rPr>
        <w:lastRenderedPageBreak/>
        <w:t>CHƯƠNG 5: KẾT LUẬN</w:t>
      </w:r>
    </w:p>
    <w:p w14:paraId="7133AF60" w14:textId="77777777" w:rsidR="00B63C61" w:rsidRDefault="00B63C61" w:rsidP="00B520EA">
      <w:pPr>
        <w:rPr>
          <w:rFonts w:cs="Times New Roman"/>
        </w:rPr>
      </w:pPr>
    </w:p>
    <w:p w14:paraId="66DBE717" w14:textId="77777777" w:rsidR="00B63C61" w:rsidRDefault="00B63C61" w:rsidP="00B520EA">
      <w:pPr>
        <w:rPr>
          <w:rFonts w:cs="Times New Roman"/>
        </w:rPr>
      </w:pPr>
    </w:p>
    <w:p w14:paraId="1D3D48E1" w14:textId="77777777" w:rsidR="00B63C61" w:rsidRPr="004A5B11" w:rsidRDefault="00B63C61" w:rsidP="00B520EA">
      <w:pPr>
        <w:rPr>
          <w:rFonts w:cs="Times New Roman"/>
        </w:rPr>
      </w:pPr>
    </w:p>
    <w:p w14:paraId="2BE4F274" w14:textId="77777777" w:rsidR="00B520EA" w:rsidRPr="004A5B11" w:rsidRDefault="00B520EA" w:rsidP="00B520EA">
      <w:pPr>
        <w:rPr>
          <w:rFonts w:cs="Times New Roman"/>
        </w:rPr>
        <w:sectPr w:rsidR="00B520EA" w:rsidRPr="004A5B11" w:rsidSect="007F4B40">
          <w:pgSz w:w="11906" w:h="16838"/>
          <w:pgMar w:top="1701" w:right="1134" w:bottom="1985" w:left="1985" w:header="708" w:footer="708" w:gutter="0"/>
          <w:cols w:space="708"/>
          <w:docGrid w:linePitch="360"/>
        </w:sectPr>
      </w:pPr>
    </w:p>
    <w:p w14:paraId="093615B9" w14:textId="77777777" w:rsidR="00B520EA" w:rsidRPr="004A5B11" w:rsidRDefault="00B520EA" w:rsidP="00B520EA">
      <w:pPr>
        <w:pStyle w:val="Title"/>
        <w:rPr>
          <w:rFonts w:cs="Times New Roman"/>
        </w:rPr>
      </w:pPr>
      <w:r w:rsidRPr="004A5B11">
        <w:rPr>
          <w:rFonts w:cs="Times New Roman"/>
        </w:rPr>
        <w:lastRenderedPageBreak/>
        <w:t>TÀI LIỆU THAM KHẢO</w:t>
      </w:r>
    </w:p>
    <w:p w14:paraId="7AEC1BEA" w14:textId="77777777" w:rsidR="00B520EA" w:rsidRPr="004A5B11" w:rsidRDefault="005D7BC1" w:rsidP="00B520EA">
      <w:pPr>
        <w:rPr>
          <w:rFonts w:cs="Times New Roman"/>
          <w:szCs w:val="26"/>
        </w:rPr>
      </w:pPr>
      <w:r w:rsidRPr="004A5B11">
        <w:rPr>
          <w:rFonts w:cs="Times New Roman"/>
          <w:szCs w:val="26"/>
        </w:rPr>
        <w:t>Theo chuẩn IEEE</w:t>
      </w:r>
    </w:p>
    <w:sectPr w:rsidR="00B520EA" w:rsidRPr="004A5B11"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6FD3EB" w14:textId="77777777" w:rsidR="00666F26" w:rsidRDefault="00666F26" w:rsidP="00C05CE5">
      <w:pPr>
        <w:spacing w:after="0" w:line="240" w:lineRule="auto"/>
      </w:pPr>
      <w:r>
        <w:separator/>
      </w:r>
    </w:p>
  </w:endnote>
  <w:endnote w:type="continuationSeparator" w:id="0">
    <w:p w14:paraId="54D46E98" w14:textId="77777777" w:rsidR="00666F26" w:rsidRDefault="00666F26"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412956"/>
      <w:docPartObj>
        <w:docPartGallery w:val="Page Numbers (Bottom of Page)"/>
        <w:docPartUnique/>
      </w:docPartObj>
    </w:sdtPr>
    <w:sdtEndPr>
      <w:rPr>
        <w:noProof/>
      </w:rPr>
    </w:sdtEndPr>
    <w:sdtContent>
      <w:p w14:paraId="001F26FE" w14:textId="77777777" w:rsidR="007B6EC4" w:rsidRDefault="007B6EC4" w:rsidP="00C05CE5">
        <w:pPr>
          <w:pStyle w:val="Footer"/>
          <w:pBdr>
            <w:top w:val="double" w:sz="4" w:space="1" w:color="auto"/>
          </w:pBdr>
          <w:jc w:val="center"/>
        </w:pPr>
        <w:r>
          <w:fldChar w:fldCharType="begin"/>
        </w:r>
        <w:r>
          <w:instrText xml:space="preserve"> PAGE   \* MERGEFORMAT </w:instrText>
        </w:r>
        <w:r>
          <w:fldChar w:fldCharType="separate"/>
        </w:r>
        <w:r w:rsidR="00310A75">
          <w:rPr>
            <w:noProof/>
          </w:rPr>
          <w:t>10</w:t>
        </w:r>
        <w:r>
          <w:rPr>
            <w:noProof/>
          </w:rPr>
          <w:fldChar w:fldCharType="end"/>
        </w:r>
      </w:p>
    </w:sdtContent>
  </w:sdt>
  <w:p w14:paraId="46277EF1" w14:textId="77777777" w:rsidR="007B6EC4" w:rsidRPr="00C05CE5" w:rsidRDefault="007B6EC4"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35100B" w14:textId="77777777" w:rsidR="00666F26" w:rsidRDefault="00666F26" w:rsidP="00C05CE5">
      <w:pPr>
        <w:spacing w:after="0" w:line="240" w:lineRule="auto"/>
      </w:pPr>
      <w:r>
        <w:separator/>
      </w:r>
    </w:p>
  </w:footnote>
  <w:footnote w:type="continuationSeparator" w:id="0">
    <w:p w14:paraId="66290660" w14:textId="77777777" w:rsidR="00666F26" w:rsidRDefault="00666F26"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0"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F4D565D"/>
    <w:multiLevelType w:val="multilevel"/>
    <w:tmpl w:val="FA52A944"/>
    <w:lvl w:ilvl="0">
      <w:start w:val="1"/>
      <w:numFmt w:val="decimal"/>
      <w:pStyle w:val="Heading1"/>
      <w:lvlText w:val="Chương %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2"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4"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6"/>
  </w:num>
  <w:num w:numId="2">
    <w:abstractNumId w:val="21"/>
  </w:num>
  <w:num w:numId="3">
    <w:abstractNumId w:val="31"/>
  </w:num>
  <w:num w:numId="4">
    <w:abstractNumId w:val="5"/>
  </w:num>
  <w:num w:numId="5">
    <w:abstractNumId w:val="25"/>
  </w:num>
  <w:num w:numId="6">
    <w:abstractNumId w:val="1"/>
  </w:num>
  <w:num w:numId="7">
    <w:abstractNumId w:val="18"/>
  </w:num>
  <w:num w:numId="8">
    <w:abstractNumId w:val="30"/>
  </w:num>
  <w:num w:numId="9">
    <w:abstractNumId w:val="40"/>
  </w:num>
  <w:num w:numId="10">
    <w:abstractNumId w:val="2"/>
  </w:num>
  <w:num w:numId="11">
    <w:abstractNumId w:val="43"/>
  </w:num>
  <w:num w:numId="12">
    <w:abstractNumId w:val="35"/>
  </w:num>
  <w:num w:numId="13">
    <w:abstractNumId w:val="27"/>
  </w:num>
  <w:num w:numId="14">
    <w:abstractNumId w:val="23"/>
  </w:num>
  <w:num w:numId="15">
    <w:abstractNumId w:val="26"/>
  </w:num>
  <w:num w:numId="16">
    <w:abstractNumId w:val="0"/>
  </w:num>
  <w:num w:numId="17">
    <w:abstractNumId w:val="20"/>
  </w:num>
  <w:num w:numId="18">
    <w:abstractNumId w:val="37"/>
  </w:num>
  <w:num w:numId="19">
    <w:abstractNumId w:val="41"/>
  </w:num>
  <w:num w:numId="20">
    <w:abstractNumId w:val="6"/>
  </w:num>
  <w:num w:numId="21">
    <w:abstractNumId w:val="24"/>
  </w:num>
  <w:num w:numId="22">
    <w:abstractNumId w:val="8"/>
  </w:num>
  <w:num w:numId="23">
    <w:abstractNumId w:val="15"/>
  </w:num>
  <w:num w:numId="24">
    <w:abstractNumId w:val="10"/>
  </w:num>
  <w:num w:numId="25">
    <w:abstractNumId w:val="3"/>
  </w:num>
  <w:num w:numId="26">
    <w:abstractNumId w:val="7"/>
  </w:num>
  <w:num w:numId="27">
    <w:abstractNumId w:val="9"/>
  </w:num>
  <w:num w:numId="28">
    <w:abstractNumId w:val="19"/>
  </w:num>
  <w:num w:numId="29">
    <w:abstractNumId w:val="4"/>
  </w:num>
  <w:num w:numId="30">
    <w:abstractNumId w:val="16"/>
  </w:num>
  <w:num w:numId="31">
    <w:abstractNumId w:val="11"/>
  </w:num>
  <w:num w:numId="32">
    <w:abstractNumId w:val="14"/>
  </w:num>
  <w:num w:numId="33">
    <w:abstractNumId w:val="17"/>
  </w:num>
  <w:num w:numId="34">
    <w:abstractNumId w:val="12"/>
  </w:num>
  <w:num w:numId="35">
    <w:abstractNumId w:val="29"/>
  </w:num>
  <w:num w:numId="36">
    <w:abstractNumId w:val="44"/>
  </w:num>
  <w:num w:numId="37">
    <w:abstractNumId w:val="13"/>
  </w:num>
  <w:num w:numId="38">
    <w:abstractNumId w:val="34"/>
  </w:num>
  <w:num w:numId="39">
    <w:abstractNumId w:val="32"/>
  </w:num>
  <w:num w:numId="40">
    <w:abstractNumId w:val="28"/>
  </w:num>
  <w:num w:numId="41">
    <w:abstractNumId w:val="22"/>
  </w:num>
  <w:num w:numId="42">
    <w:abstractNumId w:val="38"/>
  </w:num>
  <w:num w:numId="43">
    <w:abstractNumId w:val="42"/>
  </w:num>
  <w:num w:numId="44">
    <w:abstractNumId w:val="33"/>
  </w:num>
  <w:num w:numId="45">
    <w:abstractNumId w:val="3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Admin">
    <w15:presenceInfo w15:providerId="None" w15:userId="User-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BA3"/>
    <w:rsid w:val="00000F95"/>
    <w:rsid w:val="00013DDE"/>
    <w:rsid w:val="00046DAE"/>
    <w:rsid w:val="0005475D"/>
    <w:rsid w:val="0006264F"/>
    <w:rsid w:val="00082EBC"/>
    <w:rsid w:val="00092675"/>
    <w:rsid w:val="000B181F"/>
    <w:rsid w:val="000B35A0"/>
    <w:rsid w:val="000B52C9"/>
    <w:rsid w:val="000C6FCE"/>
    <w:rsid w:val="000D1BA3"/>
    <w:rsid w:val="000E1AE6"/>
    <w:rsid w:val="000F120E"/>
    <w:rsid w:val="00110DFC"/>
    <w:rsid w:val="0011164E"/>
    <w:rsid w:val="001151B2"/>
    <w:rsid w:val="00126A4E"/>
    <w:rsid w:val="0013025B"/>
    <w:rsid w:val="00151763"/>
    <w:rsid w:val="00152C6F"/>
    <w:rsid w:val="00184594"/>
    <w:rsid w:val="00191FE2"/>
    <w:rsid w:val="001A3BFF"/>
    <w:rsid w:val="001D3E90"/>
    <w:rsid w:val="001F247C"/>
    <w:rsid w:val="001F7810"/>
    <w:rsid w:val="002219BF"/>
    <w:rsid w:val="0022525C"/>
    <w:rsid w:val="00242368"/>
    <w:rsid w:val="00251410"/>
    <w:rsid w:val="002713FF"/>
    <w:rsid w:val="002833B6"/>
    <w:rsid w:val="002B4594"/>
    <w:rsid w:val="002B6D31"/>
    <w:rsid w:val="002C4C76"/>
    <w:rsid w:val="002E3735"/>
    <w:rsid w:val="002F376B"/>
    <w:rsid w:val="0030138A"/>
    <w:rsid w:val="00303699"/>
    <w:rsid w:val="00307763"/>
    <w:rsid w:val="00310A75"/>
    <w:rsid w:val="00366C33"/>
    <w:rsid w:val="00383716"/>
    <w:rsid w:val="00390A8B"/>
    <w:rsid w:val="003A122B"/>
    <w:rsid w:val="003B52C1"/>
    <w:rsid w:val="003B6750"/>
    <w:rsid w:val="003C242B"/>
    <w:rsid w:val="00402150"/>
    <w:rsid w:val="0045053A"/>
    <w:rsid w:val="004558E3"/>
    <w:rsid w:val="00474F68"/>
    <w:rsid w:val="0047569A"/>
    <w:rsid w:val="00481823"/>
    <w:rsid w:val="004903FF"/>
    <w:rsid w:val="004A5B11"/>
    <w:rsid w:val="004B445A"/>
    <w:rsid w:val="004E5347"/>
    <w:rsid w:val="0050039E"/>
    <w:rsid w:val="005234F4"/>
    <w:rsid w:val="00533C79"/>
    <w:rsid w:val="00572585"/>
    <w:rsid w:val="00590CD8"/>
    <w:rsid w:val="005D7BC1"/>
    <w:rsid w:val="005E05D2"/>
    <w:rsid w:val="005E69DE"/>
    <w:rsid w:val="00610877"/>
    <w:rsid w:val="00627E41"/>
    <w:rsid w:val="00637AA0"/>
    <w:rsid w:val="00645AE9"/>
    <w:rsid w:val="00666F26"/>
    <w:rsid w:val="00674E59"/>
    <w:rsid w:val="006934CA"/>
    <w:rsid w:val="006A3498"/>
    <w:rsid w:val="006C7C5D"/>
    <w:rsid w:val="00713B27"/>
    <w:rsid w:val="00715D2F"/>
    <w:rsid w:val="0074104A"/>
    <w:rsid w:val="00745672"/>
    <w:rsid w:val="00750E8F"/>
    <w:rsid w:val="0075285D"/>
    <w:rsid w:val="00756BBA"/>
    <w:rsid w:val="00772B04"/>
    <w:rsid w:val="00773D77"/>
    <w:rsid w:val="007B6EC4"/>
    <w:rsid w:val="007F4B40"/>
    <w:rsid w:val="00825B8D"/>
    <w:rsid w:val="00842871"/>
    <w:rsid w:val="00861440"/>
    <w:rsid w:val="008F6E01"/>
    <w:rsid w:val="0092507C"/>
    <w:rsid w:val="009258E1"/>
    <w:rsid w:val="009424D5"/>
    <w:rsid w:val="0094417C"/>
    <w:rsid w:val="0096788A"/>
    <w:rsid w:val="00987AB4"/>
    <w:rsid w:val="009B5F97"/>
    <w:rsid w:val="009D427A"/>
    <w:rsid w:val="009D4B6E"/>
    <w:rsid w:val="009D7A32"/>
    <w:rsid w:val="009E6DFD"/>
    <w:rsid w:val="00A1090C"/>
    <w:rsid w:val="00A1168A"/>
    <w:rsid w:val="00A42F1D"/>
    <w:rsid w:val="00A5343C"/>
    <w:rsid w:val="00A61100"/>
    <w:rsid w:val="00A77ED0"/>
    <w:rsid w:val="00AA584B"/>
    <w:rsid w:val="00AB268B"/>
    <w:rsid w:val="00AF158F"/>
    <w:rsid w:val="00AF196C"/>
    <w:rsid w:val="00B26FC2"/>
    <w:rsid w:val="00B30F34"/>
    <w:rsid w:val="00B32F07"/>
    <w:rsid w:val="00B33DC2"/>
    <w:rsid w:val="00B41733"/>
    <w:rsid w:val="00B520EA"/>
    <w:rsid w:val="00B570C2"/>
    <w:rsid w:val="00B63C61"/>
    <w:rsid w:val="00B9258D"/>
    <w:rsid w:val="00B93B8B"/>
    <w:rsid w:val="00B93DE4"/>
    <w:rsid w:val="00BB55AF"/>
    <w:rsid w:val="00BC00F3"/>
    <w:rsid w:val="00BE161C"/>
    <w:rsid w:val="00C05CE5"/>
    <w:rsid w:val="00C13549"/>
    <w:rsid w:val="00C51ACD"/>
    <w:rsid w:val="00C62208"/>
    <w:rsid w:val="00C747D5"/>
    <w:rsid w:val="00C80C65"/>
    <w:rsid w:val="00CE364A"/>
    <w:rsid w:val="00CE7CFB"/>
    <w:rsid w:val="00CF3A6D"/>
    <w:rsid w:val="00CF53A2"/>
    <w:rsid w:val="00D04657"/>
    <w:rsid w:val="00D14F55"/>
    <w:rsid w:val="00D26DA5"/>
    <w:rsid w:val="00D33DE2"/>
    <w:rsid w:val="00D37441"/>
    <w:rsid w:val="00D53AAF"/>
    <w:rsid w:val="00D8251D"/>
    <w:rsid w:val="00D84525"/>
    <w:rsid w:val="00D97CBC"/>
    <w:rsid w:val="00DC43AC"/>
    <w:rsid w:val="00DE50E4"/>
    <w:rsid w:val="00E0457D"/>
    <w:rsid w:val="00E13D70"/>
    <w:rsid w:val="00E14919"/>
    <w:rsid w:val="00E41016"/>
    <w:rsid w:val="00E50B38"/>
    <w:rsid w:val="00E676EF"/>
    <w:rsid w:val="00E7610E"/>
    <w:rsid w:val="00E769F3"/>
    <w:rsid w:val="00E85E5E"/>
    <w:rsid w:val="00E95218"/>
    <w:rsid w:val="00E96E87"/>
    <w:rsid w:val="00EA34A1"/>
    <w:rsid w:val="00EB2747"/>
    <w:rsid w:val="00EB555A"/>
    <w:rsid w:val="00EB7951"/>
    <w:rsid w:val="00EE611E"/>
    <w:rsid w:val="00EF1415"/>
    <w:rsid w:val="00F14E69"/>
    <w:rsid w:val="00F16C09"/>
    <w:rsid w:val="00F2590E"/>
    <w:rsid w:val="00F300BB"/>
    <w:rsid w:val="00F43DD3"/>
    <w:rsid w:val="00F51446"/>
    <w:rsid w:val="00F65A80"/>
    <w:rsid w:val="00F90573"/>
    <w:rsid w:val="00FB322D"/>
    <w:rsid w:val="00FB5442"/>
    <w:rsid w:val="00FB6EE8"/>
    <w:rsid w:val="00FF720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688D95"/>
  <w15:docId w15:val="{82BC9684-DA23-4056-94D3-E5B512237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AA0"/>
    <w:pPr>
      <w:spacing w:after="120" w:line="360" w:lineRule="auto"/>
      <w:ind w:firstLine="567"/>
      <w:jc w:val="both"/>
    </w:pPr>
    <w:rPr>
      <w:rFonts w:ascii="Times New Roman" w:hAnsi="Times New Roman"/>
      <w:sz w:val="26"/>
    </w:rPr>
  </w:style>
  <w:style w:type="paragraph" w:styleId="Heading1">
    <w:name w:val="heading 1"/>
    <w:basedOn w:val="Normal"/>
    <w:next w:val="Normal"/>
    <w:link w:val="Heading1Char"/>
    <w:qFormat/>
    <w:rsid w:val="00CF53A2"/>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B41733"/>
    <w:pPr>
      <w:tabs>
        <w:tab w:val="left" w:pos="1540"/>
        <w:tab w:val="right" w:leader="dot" w:pos="8777"/>
      </w:tabs>
      <w:spacing w:after="100"/>
      <w:ind w:firstLine="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character" w:styleId="PlaceholderText">
    <w:name w:val="Placeholder Text"/>
    <w:basedOn w:val="DefaultParagraphFont"/>
    <w:uiPriority w:val="99"/>
    <w:semiHidden/>
    <w:rsid w:val="0075285D"/>
    <w:rPr>
      <w:color w:val="808080"/>
    </w:rPr>
  </w:style>
  <w:style w:type="paragraph" w:customStyle="1" w:styleId="FigureTable">
    <w:name w:val="Figure &amp; Table"/>
    <w:basedOn w:val="Normal"/>
    <w:link w:val="FigureTableChar"/>
    <w:qFormat/>
    <w:rsid w:val="00CF3A6D"/>
    <w:pPr>
      <w:spacing w:line="240" w:lineRule="auto"/>
      <w:ind w:left="284" w:right="284" w:firstLine="0"/>
    </w:pPr>
    <w:rPr>
      <w:i/>
    </w:rPr>
  </w:style>
  <w:style w:type="character" w:customStyle="1" w:styleId="FigureTableChar">
    <w:name w:val="Figure &amp; Table Char"/>
    <w:basedOn w:val="DefaultParagraphFont"/>
    <w:link w:val="FigureTable"/>
    <w:rsid w:val="00CF3A6D"/>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7FD139-4A6B-4D60-9408-702BBBDD5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29</Pages>
  <Words>3996</Words>
  <Characters>22782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User-Admin</cp:lastModifiedBy>
  <cp:revision>61</cp:revision>
  <cp:lastPrinted>2013-11-07T09:17:00Z</cp:lastPrinted>
  <dcterms:created xsi:type="dcterms:W3CDTF">2016-06-28T17:25:00Z</dcterms:created>
  <dcterms:modified xsi:type="dcterms:W3CDTF">2016-07-04T15:12:00Z</dcterms:modified>
</cp:coreProperties>
</file>